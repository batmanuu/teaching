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widowControl w:val="0"/>
        <w:spacing w:after="0" w:before="0" w:line="240" w:lineRule="auto"/>
        <w:ind w:left="3795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886912" cy="886912"/>
            <wp:effectExtent b="0" l="0" r="0" t="0"/>
            <wp:docPr id="20663725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912" cy="886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after="0" w:before="5" w:line="240" w:lineRule="auto"/>
        <w:ind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after="0" w:before="90" w:line="398" w:lineRule="auto"/>
        <w:ind w:left="1972" w:right="1989" w:hanging="5"/>
        <w:jc w:val="center"/>
        <w:rPr/>
      </w:pPr>
      <w:r w:rsidDel="00000000" w:rsidR="00000000" w:rsidRPr="00000000">
        <w:rPr>
          <w:rtl w:val="0"/>
        </w:rPr>
        <w:t xml:space="preserve">UNIVERSIDADE FEDERAL DO MARANHÃO </w:t>
      </w:r>
    </w:p>
    <w:p w:rsidR="00000000" w:rsidDel="00000000" w:rsidP="00000000" w:rsidRDefault="00000000" w:rsidRPr="00000000" w14:paraId="00000004">
      <w:pPr>
        <w:widowControl w:val="0"/>
        <w:spacing w:after="0" w:before="0" w:line="398" w:lineRule="auto"/>
        <w:ind w:left="708" w:right="973" w:firstLine="0"/>
        <w:jc w:val="center"/>
        <w:rPr/>
      </w:pPr>
      <w:r w:rsidDel="00000000" w:rsidR="00000000" w:rsidRPr="00000000">
        <w:rPr>
          <w:rtl w:val="0"/>
        </w:rPr>
        <w:t xml:space="preserve">BACHARELADO INTERDISCIPLINAR EM CIÊNCIA E TECNOLOGIA</w:t>
      </w:r>
    </w:p>
    <w:p w:rsidR="00000000" w:rsidDel="00000000" w:rsidP="00000000" w:rsidRDefault="00000000" w:rsidRPr="00000000" w14:paraId="00000005">
      <w:pPr>
        <w:widowControl w:val="0"/>
        <w:spacing w:after="0" w:before="0" w:line="398" w:lineRule="auto"/>
        <w:ind w:left="708" w:right="973" w:firstLine="708"/>
        <w:jc w:val="center"/>
        <w:rPr/>
      </w:pPr>
      <w:r w:rsidDel="00000000" w:rsidR="00000000" w:rsidRPr="00000000">
        <w:rPr>
          <w:rtl w:val="0"/>
        </w:rPr>
        <w:t xml:space="preserve">EECP0011</w:t>
      </w:r>
      <w:r w:rsidDel="00000000" w:rsidR="00000000" w:rsidRPr="00000000">
        <w:rPr>
          <w:rtl w:val="0"/>
        </w:rPr>
        <w:t xml:space="preserve"> - PROJETO E DESENVOLVIMENTO DE SOFTWARE</w:t>
      </w:r>
    </w:p>
    <w:p w:rsidR="00000000" w:rsidDel="00000000" w:rsidP="00000000" w:rsidRDefault="00000000" w:rsidRPr="00000000" w14:paraId="00000006">
      <w:pPr>
        <w:widowControl w:val="0"/>
        <w:spacing w:after="0" w:before="0" w:line="398" w:lineRule="auto"/>
        <w:ind w:left="708" w:right="973" w:firstLine="708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after="0" w:before="0" w:line="398" w:lineRule="auto"/>
        <w:ind w:right="973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JHONES DE SOUSA SOARES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JOSE NUNES DE SOUSA NETO  </w:t>
      </w:r>
    </w:p>
    <w:p w:rsidR="00000000" w:rsidDel="00000000" w:rsidP="00000000" w:rsidRDefault="00000000" w:rsidRPr="00000000" w14:paraId="0000000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RENATO MUNIZ GOMES</w:t>
      </w:r>
    </w:p>
    <w:p w:rsidR="00000000" w:rsidDel="00000000" w:rsidP="00000000" w:rsidRDefault="00000000" w:rsidRPr="00000000" w14:paraId="0000000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0" w:lineRule="auto"/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before="0" w:lineRule="auto"/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before="0" w:lineRule="auto"/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GRUPO 1 –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FARMA TECH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3600" w:firstLine="0"/>
        <w:jc w:val="left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SÃO LUÍS - MA</w:t>
      </w:r>
    </w:p>
    <w:p w:rsidR="00000000" w:rsidDel="00000000" w:rsidP="00000000" w:rsidRDefault="00000000" w:rsidRPr="00000000" w14:paraId="00000018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MAIO/2024</w:t>
      </w:r>
    </w:p>
    <w:p w:rsidR="00000000" w:rsidDel="00000000" w:rsidP="00000000" w:rsidRDefault="00000000" w:rsidRPr="00000000" w14:paraId="0000001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JHONES DE SOUSA SOARES (2020002730)</w:t>
      </w:r>
    </w:p>
    <w:p w:rsidR="00000000" w:rsidDel="00000000" w:rsidP="00000000" w:rsidRDefault="00000000" w:rsidRPr="00000000" w14:paraId="0000001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JOSE NUNES DE SOUSA NETO (2022003263)</w:t>
      </w:r>
    </w:p>
    <w:p w:rsidR="00000000" w:rsidDel="00000000" w:rsidP="00000000" w:rsidRDefault="00000000" w:rsidRPr="00000000" w14:paraId="0000001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RENATO MUNIZ GOMES (2020033970)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b w:val="1"/>
          <w:rtl w:val="0"/>
        </w:rPr>
        <w:t xml:space="preserve">DOCUMENTAÇÃO - SISTEMA DE FARMÁCIA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4230" w:firstLine="0"/>
        <w:jc w:val="both"/>
        <w:rPr>
          <w:b w:val="1"/>
        </w:rPr>
      </w:pPr>
      <w:r w:rsidDel="00000000" w:rsidR="00000000" w:rsidRPr="00000000">
        <w:rPr>
          <w:b w:val="0"/>
          <w:rtl w:val="0"/>
        </w:rPr>
        <w:t xml:space="preserve">Documento apresentado como requisito parcial de avaliação da disciplina Projeto e Desenvolvimento de Software - Turma 01, no curso Bacharelado Interdisciplinar em Ciência e Tecnologia da Universidade Federal do Maranhão.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4230" w:firstLine="0"/>
        <w:jc w:val="both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4230" w:firstLine="0"/>
        <w:jc w:val="both"/>
        <w:rPr>
          <w:b w:val="0"/>
        </w:rPr>
      </w:pPr>
      <w:r w:rsidDel="00000000" w:rsidR="00000000" w:rsidRPr="00000000">
        <w:rPr>
          <w:b w:val="0"/>
          <w:rtl w:val="0"/>
        </w:rPr>
        <w:t xml:space="preserve">Orientador: Prof. Dr. Thales Levi Azevedo Valente.  </w:t>
      </w:r>
    </w:p>
    <w:p w:rsidR="00000000" w:rsidDel="00000000" w:rsidP="00000000" w:rsidRDefault="00000000" w:rsidRPr="00000000" w14:paraId="00000026">
      <w:pPr>
        <w:ind w:left="4230" w:firstLine="0"/>
        <w:jc w:val="both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center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center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center"/>
        <w:rPr>
          <w:b w:val="0"/>
        </w:rPr>
      </w:pPr>
      <w:r w:rsidDel="00000000" w:rsidR="00000000" w:rsidRPr="00000000">
        <w:rPr>
          <w:b w:val="0"/>
          <w:rtl w:val="0"/>
        </w:rPr>
        <w:t xml:space="preserve">SÃO LUÍS - MA</w:t>
      </w:r>
    </w:p>
    <w:p w:rsidR="00000000" w:rsidDel="00000000" w:rsidP="00000000" w:rsidRDefault="00000000" w:rsidRPr="00000000" w14:paraId="0000002E">
      <w:pPr>
        <w:ind w:left="0" w:firstLine="0"/>
        <w:jc w:val="center"/>
        <w:rPr>
          <w:b w:val="0"/>
        </w:rPr>
      </w:pPr>
      <w:r w:rsidDel="00000000" w:rsidR="00000000" w:rsidRPr="00000000">
        <w:rPr>
          <w:b w:val="0"/>
          <w:rtl w:val="0"/>
        </w:rPr>
        <w:t xml:space="preserve">MAIO/2024</w:t>
      </w:r>
    </w:p>
    <w:p w:rsidR="00000000" w:rsidDel="00000000" w:rsidP="00000000" w:rsidRDefault="00000000" w:rsidRPr="00000000" w14:paraId="0000002F">
      <w:pPr>
        <w:ind w:left="0" w:firstLine="0"/>
        <w:jc w:val="center"/>
        <w:rPr>
          <w:b w:val="0"/>
        </w:rPr>
      </w:pPr>
      <w:r w:rsidDel="00000000" w:rsidR="00000000" w:rsidRPr="00000000">
        <w:rPr>
          <w:b w:val="1"/>
          <w:rtl w:val="0"/>
        </w:rPr>
        <w:t xml:space="preserve">RESUMO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both"/>
        <w:rPr>
          <w:b w:val="0"/>
        </w:rPr>
      </w:pPr>
      <w:r w:rsidDel="00000000" w:rsidR="00000000" w:rsidRPr="00000000">
        <w:rPr>
          <w:b w:val="0"/>
          <w:rtl w:val="0"/>
        </w:rPr>
        <w:t xml:space="preserve">Este documento detalha o desenvolvimento de um Sistema de Gerenciamento de Estoque de Farmácia, focado no controle eficiente de estoque, monitoramento de vendas, sistema de caixa e segurança de dados. O sistema proporcionará uma interface amigável e intuitiva para gerenciar medicamentos, clientes, e transações financeiras, com autenticação segura de usuários com diferentes níveis de acesso.</w:t>
      </w:r>
    </w:p>
    <w:p w:rsidR="00000000" w:rsidDel="00000000" w:rsidP="00000000" w:rsidRDefault="00000000" w:rsidRPr="00000000" w14:paraId="00000032">
      <w:pPr>
        <w:ind w:left="0" w:firstLine="0"/>
        <w:jc w:val="both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both"/>
        <w:rPr>
          <w:b w:val="0"/>
        </w:rPr>
      </w:pPr>
      <w:r w:rsidDel="00000000" w:rsidR="00000000" w:rsidRPr="00000000">
        <w:rPr>
          <w:b w:val="1"/>
          <w:rtl w:val="0"/>
        </w:rPr>
        <w:t xml:space="preserve">Palavras-chave: </w:t>
      </w:r>
      <w:r w:rsidDel="00000000" w:rsidR="00000000" w:rsidRPr="00000000">
        <w:rPr>
          <w:b w:val="0"/>
          <w:rtl w:val="0"/>
        </w:rPr>
        <w:t xml:space="preserve">estoque, controle, monitoramento, sistema de farmácia.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0"/>
        <w:jc w:val="center"/>
        <w:rPr/>
      </w:pPr>
      <w:r w:rsidDel="00000000" w:rsidR="00000000" w:rsidRPr="00000000">
        <w:rPr>
          <w:b w:val="1"/>
          <w:rtl w:val="0"/>
        </w:rPr>
        <w:t xml:space="preserve">SUMÁRIO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9">
          <w:pPr>
            <w:widowControl w:val="0"/>
            <w:tabs>
              <w:tab w:val="right" w:leader="dot" w:pos="12000"/>
            </w:tabs>
            <w:spacing w:after="0"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 INTRODUÇÃO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ddbmpx2ua5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 Visão geral do documento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aqaooe6out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 Escopo do projeto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6iiulpcuxp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1.2.1 Problema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tc4un4su1z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1.2.2 Justificativa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p44qyji59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 Concepção do sistema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w2xq6v7ry6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1.3.1 Entrevistas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bufto11bq0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1.3.2 Análise de mercado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qwx1feqnz4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1.3.3 Requisitos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dot" w:pos="12000"/>
            </w:tabs>
            <w:spacing w:after="0"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OBJETIVOS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widowControl w:val="0"/>
            <w:tabs>
              <w:tab w:val="right" w:leader="dot" w:pos="12000"/>
            </w:tabs>
            <w:spacing w:after="0"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 ELICITAÇÃO DE REQUISITOS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 Requisitos Funcionais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 Requisitos não funcionais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widowControl w:val="0"/>
            <w:tabs>
              <w:tab w:val="right" w:leader="dot" w:pos="12000"/>
            </w:tabs>
            <w:spacing w:after="0"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 DIAGRAMAS DE CASO DE USO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 Diagramação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 Descrição dos Casos de Uso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b15xdhvkjj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4.2.1 Cadastrar Funcionário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3ly96ch0c0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4.2.2 Editar Funcionário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phfpv56vk3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4.2.3 Excluir Funcionário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l1xe5iq8mp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4.2.4 Efetuar Login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ruqset9hc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4.2.5 Adicionar Produto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z7ce25c2i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4.2.6 Editar Produto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c4r09621np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4.2.7 Excluir Produto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b987psvzpt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4.2.8 Pedido de Reposição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htg8k26v1q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4.2.9 Realizar venda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t7lzdczd2l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4.2.10 Cadastrar Clientes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widowControl w:val="0"/>
            <w:tabs>
              <w:tab w:val="right" w:leader="dot" w:pos="12000"/>
            </w:tabs>
            <w:spacing w:after="0"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 DIAGRAMA DE CLASSE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widowControl w:val="0"/>
            <w:tabs>
              <w:tab w:val="right" w:leader="dot" w:pos="12000"/>
            </w:tabs>
            <w:spacing w:after="0"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 DIAGRAMA DE SEQUÊNCIA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widowControl w:val="0"/>
            <w:tabs>
              <w:tab w:val="right" w:leader="dot" w:pos="12000"/>
            </w:tabs>
            <w:spacing w:after="0"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 DIAGRAMA DE ATIVIDADE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widowControl w:val="0"/>
            <w:tabs>
              <w:tab w:val="right" w:leader="dot" w:pos="12000"/>
            </w:tabs>
            <w:spacing w:after="0"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 TECNOLOGIAS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widowControl w:val="0"/>
            <w:tabs>
              <w:tab w:val="right" w:leader="dot" w:pos="12000"/>
            </w:tabs>
            <w:spacing w:after="0"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 ESCOPO DA PROTOTIPAÇÃO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widowControl w:val="0"/>
            <w:tabs>
              <w:tab w:val="right" w:leader="dot" w:pos="12000"/>
            </w:tabs>
            <w:spacing w:after="0"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 CONCLUSÃO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widowControl w:val="0"/>
            <w:tabs>
              <w:tab w:val="right" w:leader="dot" w:pos="12000"/>
            </w:tabs>
            <w:spacing w:after="0"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 REFERÊNCIAS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keepNext w:val="1"/>
        <w:keepLines w:val="1"/>
        <w:spacing w:after="120" w:before="400" w:lineRule="auto"/>
        <w:ind w:left="0" w:firstLine="720"/>
        <w:jc w:val="left"/>
        <w:rPr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rPr>
          <w:vertAlign w:val="baseline"/>
          <w:rtl w:val="0"/>
        </w:rPr>
        <w:t xml:space="preserve">1 INTRODUÇÃO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360" w:lineRule="auto"/>
        <w:ind w:left="0" w:right="0"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mercado farmacêutico exige um gerenciamento preciso e eficiente do estoque, bem como um acompanhamento rigoroso das vendas e transações financeiras. O objetivo deste projeto é desenvolver um sistema de software que atenda a essas necessidades, garantindo a segurança dos dados e facilitando o uso pelos funcionários da farmácia. O sistema deverá incluir funcionalidades para o cadastro detalhado de medicamentos e produtos, acompanhamento de vendas, atualização automática do estoque, gerenciamento de informações dos clientes e validação de receitas médicas.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spacing w:after="0" w:lineRule="auto"/>
        <w:ind w:firstLine="720"/>
        <w:rPr/>
      </w:pPr>
      <w:bookmarkStart w:colFirst="0" w:colLast="0" w:name="_heading=h.wddbmpx2ua59" w:id="6"/>
      <w:bookmarkEnd w:id="6"/>
      <w:r w:rsidDel="00000000" w:rsidR="00000000" w:rsidRPr="00000000">
        <w:rPr>
          <w:rtl w:val="0"/>
        </w:rPr>
        <w:t xml:space="preserve">1.1 Visão geral do documento</w:t>
      </w:r>
    </w:p>
    <w:p w:rsidR="00000000" w:rsidDel="00000000" w:rsidP="00000000" w:rsidRDefault="00000000" w:rsidRPr="00000000" w14:paraId="0000006F">
      <w:pPr>
        <w:spacing w:after="0" w:lineRule="auto"/>
        <w:ind w:firstLine="720"/>
        <w:rPr/>
      </w:pPr>
      <w:r w:rsidDel="00000000" w:rsidR="00000000" w:rsidRPr="00000000">
        <w:rPr>
          <w:rtl w:val="0"/>
        </w:rPr>
        <w:t xml:space="preserve">Este documento oferece uma visão abrangente do processo de desenvolvimento e implantação de um software de plataforma de gerenciamento de farmácia. Ele foi criado para servir como um guia detalhado para desenvolvedores, gestores de projetos, farmacêuticos e outros stakeholders envolvidos no projeto. Além disso, esse documento trata sobre os requisitos técnicos, funcionais e não funcionais, além das restrições e objetivos do projeto.</w:t>
      </w:r>
    </w:p>
    <w:p w:rsidR="00000000" w:rsidDel="00000000" w:rsidP="00000000" w:rsidRDefault="00000000" w:rsidRPr="00000000" w14:paraId="00000070">
      <w:pPr>
        <w:pStyle w:val="Heading2"/>
        <w:spacing w:after="0" w:lineRule="auto"/>
        <w:ind w:firstLine="720"/>
        <w:rPr/>
      </w:pPr>
      <w:bookmarkStart w:colFirst="0" w:colLast="0" w:name="_heading=h.kaqaooe6outc" w:id="7"/>
      <w:bookmarkEnd w:id="7"/>
      <w:r w:rsidDel="00000000" w:rsidR="00000000" w:rsidRPr="00000000">
        <w:rPr>
          <w:rtl w:val="0"/>
        </w:rPr>
        <w:t xml:space="preserve">1.2 Escopo do projeto</w:t>
      </w:r>
    </w:p>
    <w:p w:rsidR="00000000" w:rsidDel="00000000" w:rsidP="00000000" w:rsidRDefault="00000000" w:rsidRPr="00000000" w14:paraId="00000071">
      <w:pPr>
        <w:pStyle w:val="Heading3"/>
        <w:spacing w:after="0" w:lineRule="auto"/>
        <w:ind w:firstLine="720"/>
        <w:rPr/>
      </w:pPr>
      <w:bookmarkStart w:colFirst="0" w:colLast="0" w:name="_heading=h.56iiulpcuxpy" w:id="8"/>
      <w:bookmarkEnd w:id="8"/>
      <w:r w:rsidDel="00000000" w:rsidR="00000000" w:rsidRPr="00000000">
        <w:rPr>
          <w:rtl w:val="0"/>
        </w:rPr>
        <w:t xml:space="preserve">1.2.1 Problema</w:t>
      </w:r>
    </w:p>
    <w:p w:rsidR="00000000" w:rsidDel="00000000" w:rsidP="00000000" w:rsidRDefault="00000000" w:rsidRPr="00000000" w14:paraId="00000072">
      <w:pPr>
        <w:spacing w:after="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Rule="auto"/>
        <w:ind w:firstLine="720"/>
        <w:rPr/>
      </w:pPr>
      <w:r w:rsidDel="00000000" w:rsidR="00000000" w:rsidRPr="00000000">
        <w:rPr>
          <w:rtl w:val="0"/>
        </w:rPr>
        <w:t xml:space="preserve">O gerenciamento de produtos farmacêuticos envolve diversas etapas e processos que, se não forem bem controlados, podem levar a uma série de problemas. Na tabela abaixo, são destacados alguns dos problemas mais comuns encontrados no gerenciamento de produtos farmacêuticos:</w:t>
      </w:r>
    </w:p>
    <w:p w:rsidR="00000000" w:rsidDel="00000000" w:rsidP="00000000" w:rsidRDefault="00000000" w:rsidRPr="00000000" w14:paraId="00000074">
      <w:pPr>
        <w:spacing w:after="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Tabela 1 - Problemas identificados no gerenciamento de farmácia.</w:t>
      </w:r>
    </w:p>
    <w:sdt>
      <w:sdtPr>
        <w:lock w:val="contentLocked"/>
        <w:tag w:val="goog_rdk_0"/>
      </w:sdtPr>
      <w:sdtContent>
        <w:tbl>
          <w:tblPr>
            <w:tblStyle w:val="Table1"/>
            <w:tblW w:w="9073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536.5"/>
            <w:gridCol w:w="4536.5"/>
            <w:tblGridChange w:id="0">
              <w:tblGrid>
                <w:gridCol w:w="4536.5"/>
                <w:gridCol w:w="4536.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6">
                <w:pPr>
                  <w:widowControl w:val="0"/>
                  <w:spacing w:after="0" w:before="0" w:line="240" w:lineRule="auto"/>
                  <w:ind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Identificação do problema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7">
                <w:pPr>
                  <w:widowControl w:val="0"/>
                  <w:spacing w:after="0" w:before="0" w:line="240" w:lineRule="auto"/>
                  <w:ind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Descrição do problema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8">
                <w:pPr>
                  <w:widowControl w:val="0"/>
                  <w:spacing w:after="0" w:before="0" w:line="240" w:lineRule="auto"/>
                  <w:ind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Controle de Estoque Ineficiente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9">
                <w:pPr>
                  <w:widowControl w:val="0"/>
                  <w:spacing w:after="0" w:before="0" w:line="240" w:lineRule="auto"/>
                  <w:ind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Dificuldade em rastrear a quantidade de produtos em estoque em tempo real, levando a faltas ou excessos de medicamentos. Perdas devido a vencimento, condições inadequadas de armazenamento ou roubo. Dificuldade em gerenciar lotes e datas de validade, resultando em desperdício de produtos.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A">
                <w:pPr>
                  <w:widowControl w:val="0"/>
                  <w:spacing w:after="0" w:before="0" w:line="240" w:lineRule="auto"/>
                  <w:ind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Atendimento ao Cliente</w:t>
                </w:r>
              </w:p>
              <w:p w:rsidR="00000000" w:rsidDel="00000000" w:rsidP="00000000" w:rsidRDefault="00000000" w:rsidRPr="00000000" w14:paraId="0000007B">
                <w:pPr>
                  <w:widowControl w:val="0"/>
                  <w:spacing w:after="0" w:before="0" w:line="240" w:lineRule="auto"/>
                  <w:ind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C">
                <w:pPr>
                  <w:widowControl w:val="0"/>
                  <w:spacing w:after="0" w:before="0" w:line="240" w:lineRule="auto"/>
                  <w:ind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Longos tempos de espera para os clientes devido à ineficiência nos processos de gerenciamento de estoque e dispensação, além de erros na entrega de medicamentos ao cliente final.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D">
                <w:pPr>
                  <w:widowControl w:val="0"/>
                  <w:spacing w:after="0" w:before="0" w:line="240" w:lineRule="auto"/>
                  <w:ind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Gerenciamento de Informações e Dados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E">
                <w:pPr>
                  <w:widowControl w:val="0"/>
                  <w:spacing w:after="0" w:before="0" w:line="240" w:lineRule="auto"/>
                  <w:ind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Manutenção de registros desatualizados ou imprecisos, prejudicando a tomada de decisão. Sistemas de informação que não se comunicam bem entre si, dificultando a visão integrada das operações</w:t>
                </w:r>
              </w:p>
            </w:tc>
          </w:tr>
        </w:tbl>
      </w:sdtContent>
    </w:sdt>
    <w:p w:rsidR="00000000" w:rsidDel="00000000" w:rsidP="00000000" w:rsidRDefault="00000000" w:rsidRPr="00000000" w14:paraId="0000007F">
      <w:pPr>
        <w:spacing w:after="0" w:before="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before="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Fonte: Autoria própria, 2024.</w:t>
      </w:r>
    </w:p>
    <w:p w:rsidR="00000000" w:rsidDel="00000000" w:rsidP="00000000" w:rsidRDefault="00000000" w:rsidRPr="00000000" w14:paraId="00000081">
      <w:pPr>
        <w:spacing w:after="0" w:before="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before="0" w:lineRule="auto"/>
        <w:ind w:firstLine="720"/>
        <w:rPr/>
      </w:pPr>
      <w:r w:rsidDel="00000000" w:rsidR="00000000" w:rsidRPr="00000000">
        <w:rPr>
          <w:rtl w:val="0"/>
        </w:rPr>
        <w:t xml:space="preserve">A identificação desses problemas é crucial para o desenvolvimento de soluções eficazes que melhorem o gerenciamento de produtos farmacêuticos, garantindo uma operação mais eficiente, segura e conforme as regulamentações.</w:t>
      </w:r>
    </w:p>
    <w:p w:rsidR="00000000" w:rsidDel="00000000" w:rsidP="00000000" w:rsidRDefault="00000000" w:rsidRPr="00000000" w14:paraId="00000083">
      <w:pPr>
        <w:spacing w:after="0" w:before="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spacing w:after="0" w:before="0" w:lineRule="auto"/>
        <w:ind w:firstLine="720"/>
        <w:rPr/>
      </w:pPr>
      <w:bookmarkStart w:colFirst="0" w:colLast="0" w:name="_heading=h.mtc4un4su1z2" w:id="9"/>
      <w:bookmarkEnd w:id="9"/>
      <w:r w:rsidDel="00000000" w:rsidR="00000000" w:rsidRPr="00000000">
        <w:rPr>
          <w:rtl w:val="0"/>
        </w:rPr>
        <w:t xml:space="preserve">1.2.2 Justificativa</w:t>
      </w:r>
    </w:p>
    <w:p w:rsidR="00000000" w:rsidDel="00000000" w:rsidP="00000000" w:rsidRDefault="00000000" w:rsidRPr="00000000" w14:paraId="00000085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Para entender melhor os problemas recorrentes no gerenciamento de produtos farmacêuticos, é essencial explorar as causas subjacentes que justificam esses desafios. A seguir, são apresentadas as justificativas para cada problema identificado:</w:t>
      </w:r>
    </w:p>
    <w:p w:rsidR="00000000" w:rsidDel="00000000" w:rsidP="00000000" w:rsidRDefault="00000000" w:rsidRPr="00000000" w14:paraId="00000086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Implementação de Sistemas de Gestão de Estoque: Adotar software de gerenciamento de estoque que oferece visibilidade em tempo real e automatização de processos.</w:t>
      </w:r>
    </w:p>
    <w:p w:rsidR="00000000" w:rsidDel="00000000" w:rsidP="00000000" w:rsidRDefault="00000000" w:rsidRPr="00000000" w14:paraId="00000087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Monitoramento Regular: Estabelecer processos regulares de verificação e auditoria de estoque para evitar perdas e garantir condições adequadas de armazenamento.</w:t>
      </w:r>
    </w:p>
    <w:p w:rsidR="00000000" w:rsidDel="00000000" w:rsidP="00000000" w:rsidRDefault="00000000" w:rsidRPr="00000000" w14:paraId="00000088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Gestão Automatizada de Lotes: Utilizar sistemas que rastreiam automaticamente os lotes e datas de validade, notificando antecipadamente sobre produtos próximos ao vencimento.</w:t>
      </w:r>
    </w:p>
    <w:p w:rsidR="00000000" w:rsidDel="00000000" w:rsidP="00000000" w:rsidRDefault="00000000" w:rsidRPr="00000000" w14:paraId="00000089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Automatização de Processos Internos: Automatizar processos internos, como a preparação de pedidos, para reduzir tempos de espera e melhorar a eficiência.</w:t>
      </w:r>
    </w:p>
    <w:p w:rsidR="00000000" w:rsidDel="00000000" w:rsidP="00000000" w:rsidRDefault="00000000" w:rsidRPr="00000000" w14:paraId="0000008A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Capacitação Contínua: Investir em treinamentos regulares para os funcionários, garantindo que eles estejam preparados para atender os clientes de maneira eficiente e precisa.</w:t>
      </w:r>
    </w:p>
    <w:p w:rsidR="00000000" w:rsidDel="00000000" w:rsidP="00000000" w:rsidRDefault="00000000" w:rsidRPr="00000000" w14:paraId="0000008B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Sistemas Centralizados de Informação: Implementar sistemas centralizados de gerenciamento de dados que integrem todas as informações relevantes, garantindo atualizações em tempo real.</w:t>
      </w:r>
    </w:p>
    <w:p w:rsidR="00000000" w:rsidDel="00000000" w:rsidP="00000000" w:rsidRDefault="00000000" w:rsidRPr="00000000" w14:paraId="0000008C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Integração de Sistemas: Assegurar que os diferentes sistemas usados pela farmácia possam se comunicar e compartilhar dados de maneira eficaz.</w:t>
      </w:r>
    </w:p>
    <w:p w:rsidR="00000000" w:rsidDel="00000000" w:rsidP="00000000" w:rsidRDefault="00000000" w:rsidRPr="00000000" w14:paraId="0000008D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A implementação dessas soluções pode mitigar significativamente os problemas recorrentes no gerenciamento de produtos farmacêuticos, melhorando a eficiência, a conformidade e a qualidade do serviço oferecido pelas farmácias.</w:t>
      </w:r>
    </w:p>
    <w:p w:rsidR="00000000" w:rsidDel="00000000" w:rsidP="00000000" w:rsidRDefault="00000000" w:rsidRPr="00000000" w14:paraId="0000008E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spacing w:after="240" w:before="240" w:lineRule="auto"/>
        <w:ind w:firstLine="0"/>
        <w:rPr/>
      </w:pPr>
      <w:bookmarkStart w:colFirst="0" w:colLast="0" w:name="_heading=h.1p44qyji59u" w:id="10"/>
      <w:bookmarkEnd w:id="10"/>
      <w:r w:rsidDel="00000000" w:rsidR="00000000" w:rsidRPr="00000000">
        <w:rPr>
          <w:rtl w:val="0"/>
        </w:rPr>
        <w:tab/>
        <w:t xml:space="preserve">1.3 Concepção do sistema</w:t>
      </w:r>
    </w:p>
    <w:p w:rsidR="00000000" w:rsidDel="00000000" w:rsidP="00000000" w:rsidRDefault="00000000" w:rsidRPr="00000000" w14:paraId="00000090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A concepção do projeto </w:t>
      </w:r>
      <w:r w:rsidDel="00000000" w:rsidR="00000000" w:rsidRPr="00000000">
        <w:rPr>
          <w:rtl w:val="0"/>
        </w:rPr>
        <w:t xml:space="preserve">Farma Tech</w:t>
      </w:r>
      <w:r w:rsidDel="00000000" w:rsidR="00000000" w:rsidRPr="00000000">
        <w:rPr>
          <w:rtl w:val="0"/>
        </w:rPr>
        <w:t xml:space="preserve"> se baseia uma plataforma para suporte aos processos internos da empresa, gestão de funcionários, estoque, vendas e gestão de clientes proporcionando maior agilidade, precisão e eficiência nas operações diárias, contribuindo para a maximização das vendas, a redução de custos operacionais e a melhoria contínua no atendimento e satisfação dos clientes. O processo de concepção do sistema incluiu a realização de entrevistas, análise de mercado, levantamento de requisitos e a elaboração de um protótipo do sistema.</w:t>
      </w:r>
    </w:p>
    <w:p w:rsidR="00000000" w:rsidDel="00000000" w:rsidP="00000000" w:rsidRDefault="00000000" w:rsidRPr="00000000" w14:paraId="00000091">
      <w:pPr>
        <w:pStyle w:val="Heading3"/>
        <w:spacing w:after="240" w:before="240" w:lineRule="auto"/>
        <w:ind w:firstLine="720"/>
        <w:rPr/>
      </w:pPr>
      <w:bookmarkStart w:colFirst="0" w:colLast="0" w:name="_heading=h.mw2xq6v7ry6f" w:id="11"/>
      <w:bookmarkEnd w:id="11"/>
      <w:r w:rsidDel="00000000" w:rsidR="00000000" w:rsidRPr="00000000">
        <w:rPr>
          <w:rtl w:val="0"/>
        </w:rPr>
        <w:t xml:space="preserve">1.3.1 Entrevistas</w:t>
      </w:r>
    </w:p>
    <w:p w:rsidR="00000000" w:rsidDel="00000000" w:rsidP="00000000" w:rsidRDefault="00000000" w:rsidRPr="00000000" w14:paraId="00000092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A fim de estabelecer uma base para o projeto de software, foram realizadas entrevistas com o cliente de modo a garantir que os desenvolvedores entendam as necessidades do cliente antes de iniciar o desenvolvimento.</w:t>
      </w:r>
    </w:p>
    <w:p w:rsidR="00000000" w:rsidDel="00000000" w:rsidP="00000000" w:rsidRDefault="00000000" w:rsidRPr="00000000" w14:paraId="00000093">
      <w:pPr>
        <w:pStyle w:val="Heading3"/>
        <w:spacing w:after="240" w:before="240" w:lineRule="auto"/>
        <w:ind w:firstLine="720"/>
        <w:rPr/>
      </w:pPr>
      <w:bookmarkStart w:colFirst="0" w:colLast="0" w:name="_heading=h.cbufto11bq0y" w:id="12"/>
      <w:bookmarkEnd w:id="12"/>
      <w:r w:rsidDel="00000000" w:rsidR="00000000" w:rsidRPr="00000000">
        <w:rPr>
          <w:rtl w:val="0"/>
        </w:rPr>
        <w:t xml:space="preserve">1.3.2 Análise de mercado</w:t>
      </w:r>
    </w:p>
    <w:p w:rsidR="00000000" w:rsidDel="00000000" w:rsidP="00000000" w:rsidRDefault="00000000" w:rsidRPr="00000000" w14:paraId="00000094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A equipe responsável pelo projeto de desenvolvimento realizou uma análise do mercado a fim de identificar as principais tendências, concorrência e lacunas existentes no cenário de gerenciamento de farmácia. Assim, é válido destacar alguns pontos encontrados na pesquisa. Em relação à abertura de farmácias, 8 a cada 10 farmácias no Brasil são micro e pequenas empresas. Outro dado interessante é que a região Nordeste lidera a participação dos CNPJs de MPE ativos em 90%, ambos os dados foram encontrados no Portal SEBRAE - 2023. Esses dados remontam pontos importantes pois mostram a necessidade recorrente de um sistema de gerenciamento de farmácia voltado para pequenas e médias empresas, com destaque para a região Nordeste, nota-se então que o projeto de desenvolvimento de software voltado para esse gerenciamento é algo recorrente.</w:t>
      </w:r>
    </w:p>
    <w:p w:rsidR="00000000" w:rsidDel="00000000" w:rsidP="00000000" w:rsidRDefault="00000000" w:rsidRPr="00000000" w14:paraId="00000095">
      <w:pPr>
        <w:pStyle w:val="Heading3"/>
        <w:spacing w:after="240" w:before="240" w:lineRule="auto"/>
        <w:ind w:firstLine="720"/>
        <w:rPr/>
      </w:pPr>
      <w:bookmarkStart w:colFirst="0" w:colLast="0" w:name="_heading=h.tqwx1feqnz4w" w:id="13"/>
      <w:bookmarkEnd w:id="13"/>
      <w:r w:rsidDel="00000000" w:rsidR="00000000" w:rsidRPr="00000000">
        <w:rPr>
          <w:rtl w:val="0"/>
        </w:rPr>
        <w:t xml:space="preserve">1.3.3 Requisitos</w:t>
      </w:r>
    </w:p>
    <w:p w:rsidR="00000000" w:rsidDel="00000000" w:rsidP="00000000" w:rsidRDefault="00000000" w:rsidRPr="00000000" w14:paraId="00000096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Baseado nas necessidades identificadas após as entrevistas realizadas com o cliente, junto à análise de mercado efetuada, a equipe de desenvolvimento levantou os requisitos para o sistema especificados mais adiante no item 3.</w:t>
      </w:r>
    </w:p>
    <w:sdt>
      <w:sdtPr>
        <w:tag w:val="goog_rdk_1"/>
      </w:sdtPr>
      <w:sdtContent>
        <w:p w:rsidR="00000000" w:rsidDel="00000000" w:rsidP="00000000" w:rsidRDefault="00000000" w:rsidRPr="00000000" w14:paraId="00000097">
          <w:pPr>
            <w:spacing w:after="240" w:before="240" w:lineRule="auto"/>
            <w:ind w:firstLine="0"/>
            <w:rPr/>
            <w:pPrChange w:author="Zuza Neto" w:id="0" w:date="2024-06-21T02:38:09Z">
              <w:pPr>
                <w:spacing w:after="240" w:before="240" w:lineRule="auto"/>
                <w:ind w:firstLine="0"/>
              </w:pPr>
            </w:pPrChange>
          </w:pPr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098">
      <w:pPr>
        <w:pStyle w:val="Heading1"/>
        <w:keepNext w:val="1"/>
        <w:keepLines w:val="1"/>
        <w:spacing w:after="120" w:before="400" w:lineRule="auto"/>
        <w:rPr>
          <w:vertAlign w:val="baseline"/>
        </w:rPr>
      </w:pPr>
      <w:bookmarkStart w:colFirst="0" w:colLast="0" w:name="_heading=h.3dy6vkm" w:id="14"/>
      <w:bookmarkEnd w:id="14"/>
      <w:r w:rsidDel="00000000" w:rsidR="00000000" w:rsidRPr="00000000">
        <w:rPr>
          <w:vertAlign w:val="baseline"/>
          <w:rtl w:val="0"/>
        </w:rPr>
        <w:t xml:space="preserve">2 </w:t>
      </w:r>
      <w:r w:rsidDel="00000000" w:rsidR="00000000" w:rsidRPr="00000000">
        <w:rPr>
          <w:vertAlign w:val="baseline"/>
          <w:rtl w:val="0"/>
        </w:rPr>
        <w:t xml:space="preserve">OBJETIVOS</w:t>
      </w:r>
    </w:p>
    <w:p w:rsidR="00000000" w:rsidDel="00000000" w:rsidP="00000000" w:rsidRDefault="00000000" w:rsidRPr="00000000" w14:paraId="00000099">
      <w:pPr>
        <w:ind w:left="0" w:firstLine="720"/>
        <w:jc w:val="both"/>
        <w:rPr>
          <w:b w:val="0"/>
        </w:rPr>
      </w:pPr>
      <w:r w:rsidDel="00000000" w:rsidR="00000000" w:rsidRPr="00000000">
        <w:rPr>
          <w:rtl w:val="0"/>
        </w:rPr>
        <w:t xml:space="preserve">O objetivo desse projeto é d</w:t>
      </w:r>
      <w:r w:rsidDel="00000000" w:rsidR="00000000" w:rsidRPr="00000000">
        <w:rPr>
          <w:b w:val="0"/>
          <w:rtl w:val="0"/>
        </w:rPr>
        <w:t xml:space="preserve">esenvolver um Sistema de Gerenciamento de Estoque de Farmácia que ofereça controle eficiente de estoque, monitoramento de vendas, sistema de caixa e segurança de dados.</w:t>
      </w:r>
    </w:p>
    <w:p w:rsidR="00000000" w:rsidDel="00000000" w:rsidP="00000000" w:rsidRDefault="00000000" w:rsidRPr="00000000" w14:paraId="0000009A">
      <w:pPr>
        <w:ind w:left="0" w:firstLine="720"/>
        <w:jc w:val="both"/>
        <w:rPr>
          <w:b w:val="0"/>
        </w:rPr>
      </w:pPr>
      <w:r w:rsidDel="00000000" w:rsidR="00000000" w:rsidRPr="00000000">
        <w:rPr>
          <w:b w:val="0"/>
          <w:rtl w:val="0"/>
        </w:rPr>
        <w:t xml:space="preserve">Principais objetivos do projeto: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Controle de Estoque: Implementar funcionalidades para cadastro detalhado e atualização automática do saldo de estoque.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Dashboard de Vendas: Desenvolver um painel de controle para monitorar as vendas e transações financeiras.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Sistema de Caixa: Facilitar o gerenciamento de operações de caixa.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Segurança: Garantir a autenticação segura de usuários com diferentes níveis de acesso.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Cadastro de Produtos: Permitir o cadastro detalhado de medicamentos e produtos vendidos.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Gerenciamento de Clientes: Gerenciar informações de clientes, incluindo histórico de compras e prescrições.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Validação de Receitas: Registrar e acompanhar a venda de medicamentos controlados com validação de receitas médicas.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Interface Amigável: Desenvolver uma interface intuitiva que reduza erros e acelere as operações.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1"/>
        <w:keepNext w:val="1"/>
        <w:keepLines w:val="1"/>
        <w:spacing w:after="120" w:before="400" w:lineRule="auto"/>
        <w:rPr>
          <w:vertAlign w:val="baseline"/>
        </w:rPr>
      </w:pPr>
      <w:bookmarkStart w:colFirst="0" w:colLast="0" w:name="_heading=h.1t3h5sf" w:id="15"/>
      <w:bookmarkEnd w:id="15"/>
      <w:r w:rsidDel="00000000" w:rsidR="00000000" w:rsidRPr="00000000">
        <w:rPr>
          <w:vertAlign w:val="baseline"/>
          <w:rtl w:val="0"/>
        </w:rPr>
        <w:t xml:space="preserve">3 ELICITAÇÃO DE REQUISITOS</w:t>
      </w:r>
    </w:p>
    <w:p w:rsidR="00000000" w:rsidDel="00000000" w:rsidP="00000000" w:rsidRDefault="00000000" w:rsidRPr="00000000" w14:paraId="000000A6">
      <w:pPr>
        <w:ind w:left="0" w:firstLine="720"/>
        <w:rPr/>
      </w:pPr>
      <w:r w:rsidDel="00000000" w:rsidR="00000000" w:rsidRPr="00000000">
        <w:rPr>
          <w:rtl w:val="0"/>
        </w:rPr>
        <w:t xml:space="preserve">Os requisitos funcionais e não funcionais levantados durante a entrevista com os clientes e posteriormente consolidados na etapa de levantamento de requisitos estão elencados a seguir. </w:t>
      </w:r>
    </w:p>
    <w:p w:rsidR="00000000" w:rsidDel="00000000" w:rsidP="00000000" w:rsidRDefault="00000000" w:rsidRPr="00000000" w14:paraId="000000A7">
      <w:pPr>
        <w:pStyle w:val="Heading2"/>
        <w:keepNext w:val="1"/>
        <w:keepLines w:val="1"/>
        <w:spacing w:after="120" w:before="400" w:lineRule="auto"/>
        <w:ind w:firstLine="720"/>
        <w:jc w:val="left"/>
        <w:rPr>
          <w:vertAlign w:val="baseline"/>
        </w:rPr>
      </w:pPr>
      <w:bookmarkStart w:colFirst="0" w:colLast="0" w:name="_heading=h.4d34og8" w:id="16"/>
      <w:bookmarkEnd w:id="16"/>
      <w:r w:rsidDel="00000000" w:rsidR="00000000" w:rsidRPr="00000000">
        <w:rPr>
          <w:vertAlign w:val="baseline"/>
          <w:rtl w:val="0"/>
        </w:rPr>
        <w:t xml:space="preserve">3.1 Requisitos Funcionais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Cadastrar Clientes: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Permitir o cadastro detalhado de clientes, incluindo nome, endereço, telefone, e histórico de compras.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Controle de Estoque: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Gerenciar o saldo de estoque com atualização automática baseada em vendas e entradas de novos produtos.</w:t>
      </w:r>
    </w:p>
    <w:p w:rsidR="00000000" w:rsidDel="00000000" w:rsidP="00000000" w:rsidRDefault="00000000" w:rsidRPr="00000000" w14:paraId="000000AC">
      <w:pPr>
        <w:spacing w:after="240" w:before="240" w:lineRule="auto"/>
        <w:ind w:left="0" w:firstLine="708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Dashboard de Vendas: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Fornecer um painel de controle para visualização das vendas, incluindo gráficos e relatórios.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Cadastrar Funcionários: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Permitir o cadastro de funcionários, com informações como nome, função, e níveis de acesso.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Solicitação de Reposição: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Gerenciar solicitações de reposição de produtos quando o estoque atingir níveis mínimos.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Operação de Vendas: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Facilitar a realização de vendas de produtos, com cálculo automático de valores e emissão de recibos.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Efetuar Login: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Autenticar usuários no sistema, com níveis de acesso diferenciados para farmacêuticos, atendentes e gerentes.</w:t>
      </w:r>
    </w:p>
    <w:p w:rsidR="00000000" w:rsidDel="00000000" w:rsidP="00000000" w:rsidRDefault="00000000" w:rsidRPr="00000000" w14:paraId="000000B6">
      <w:pPr>
        <w:spacing w:after="240" w:before="240" w:lineRule="auto"/>
        <w:ind w:left="0" w:firstLine="708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8. Excluir Produto: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Permitir a exclusão de produtos do sistema, garantindo que não haja dependências ativas.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 Acompanhamento de Vendas: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Monitorar e registrar todas as vendas realizadas, com detalhamento de produtos e valores.</w:t>
      </w:r>
    </w:p>
    <w:p w:rsidR="00000000" w:rsidDel="00000000" w:rsidP="00000000" w:rsidRDefault="00000000" w:rsidRPr="00000000" w14:paraId="000000BA">
      <w:pPr>
        <w:spacing w:after="240" w:before="240" w:lineRule="auto"/>
        <w:ind w:left="0" w:firstLine="708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10. Realização de Vendas: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Concluir transações de vendas, registrando todos os detalhes necessários e atualizando o estoque.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11. Adicionar Clientes: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Inserir novos clientes no sistema, com todas as informações relevantes.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12. Editar Clientes: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Permitir a edição dos dados dos clientes, atualizando informações conforme necessário.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13. Excluir Dados dos Clientes: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Remover dados de clientes do sistema, respeitando políticas de privacidade e conformidade legal.</w:t>
      </w:r>
    </w:p>
    <w:p w:rsidR="00000000" w:rsidDel="00000000" w:rsidP="00000000" w:rsidRDefault="00000000" w:rsidRPr="00000000" w14:paraId="000000C2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before="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Desse modo, os requisitos funcionais são cruciais para garantir a eficácia do sistema de gestão na Farma Tech. Eles abordam desde o cadastro de clientes e funcionários até o relatório final de vendas, garantindo que a equipe tenha as ferramentas necessárias para manter um controle preciso do estoque e das vendas, facilitando as operações diárias.</w:t>
      </w:r>
    </w:p>
    <w:p w:rsidR="00000000" w:rsidDel="00000000" w:rsidP="00000000" w:rsidRDefault="00000000" w:rsidRPr="00000000" w14:paraId="000000C4">
      <w:pPr>
        <w:spacing w:after="0" w:before="0" w:lineRule="auto"/>
        <w:ind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2"/>
        <w:keepNext w:val="1"/>
        <w:keepLines w:val="1"/>
        <w:spacing w:after="120" w:before="400" w:lineRule="auto"/>
        <w:ind w:firstLine="720"/>
        <w:jc w:val="left"/>
        <w:rPr>
          <w:vertAlign w:val="baseline"/>
        </w:rPr>
      </w:pPr>
      <w:bookmarkStart w:colFirst="0" w:colLast="0" w:name="_heading=h.2s8eyo1" w:id="17"/>
      <w:bookmarkEnd w:id="17"/>
      <w:r w:rsidDel="00000000" w:rsidR="00000000" w:rsidRPr="00000000">
        <w:rPr>
          <w:vertAlign w:val="baseline"/>
          <w:rtl w:val="0"/>
        </w:rPr>
        <w:t xml:space="preserve">3.2 Requisitos não funcionais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Desempenho: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deve responder rapidamente a todas as operações, garantindo um tempo de resposta ágil para consultas e transações.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Segurança: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Implementar autenticação segura e criptografia de dados para proteger informações sensíveis dos clientes e transações.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Usabilidade: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interface deve ser intuitiva e fácil de usar, minimizando erros e facilitando o treinamento dos funcionários.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Confiabilidade: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deve operar de forma consistente e correta, sem falhas ou interrupções inesperadas.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Disponibilidade: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deve estar disponível 24/7, com um plano de contingência para minimizar o tempo de inatividade.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Manutenibilidade: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código do sistema deve ser bem documentado e estruturado, facilitando futuras manutenções e atualizações.</w:t>
      </w:r>
    </w:p>
    <w:p w:rsidR="00000000" w:rsidDel="00000000" w:rsidP="00000000" w:rsidRDefault="00000000" w:rsidRPr="00000000" w14:paraId="000000D2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before="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Dessa maneira, os requisitos não funcionais são fundamentais para garantir que o sistema atenda não apenas às necessidades operacionais imediatas da Farma Tech, mas também aos requisitos de desempenho, segurança, usabilidade, confiabilidade, disponibilidade e manutenção ao longo do tempo.</w:t>
      </w:r>
    </w:p>
    <w:p w:rsidR="00000000" w:rsidDel="00000000" w:rsidP="00000000" w:rsidRDefault="00000000" w:rsidRPr="00000000" w14:paraId="000000D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svsipj2dmr39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1"/>
        <w:keepNext w:val="1"/>
        <w:keepLines w:val="1"/>
        <w:spacing w:after="120" w:before="400" w:lineRule="auto"/>
        <w:rPr>
          <w:vertAlign w:val="baseline"/>
        </w:rPr>
      </w:pPr>
      <w:bookmarkStart w:colFirst="0" w:colLast="0" w:name="_heading=h.17dp8vu" w:id="19"/>
      <w:bookmarkEnd w:id="19"/>
      <w:r w:rsidDel="00000000" w:rsidR="00000000" w:rsidRPr="00000000">
        <w:rPr>
          <w:vertAlign w:val="baseline"/>
          <w:rtl w:val="0"/>
        </w:rPr>
        <w:t xml:space="preserve">4 DIAGRAMAS DE CASO DE USO</w:t>
      </w:r>
    </w:p>
    <w:p w:rsidR="00000000" w:rsidDel="00000000" w:rsidP="00000000" w:rsidRDefault="00000000" w:rsidRPr="00000000" w14:paraId="000000D6">
      <w:pPr>
        <w:pStyle w:val="Heading2"/>
        <w:keepNext w:val="1"/>
        <w:keepLines w:val="1"/>
        <w:spacing w:after="120" w:before="400" w:lineRule="auto"/>
        <w:ind w:firstLine="720"/>
        <w:jc w:val="left"/>
        <w:rPr>
          <w:vertAlign w:val="baseline"/>
        </w:rPr>
      </w:pPr>
      <w:bookmarkStart w:colFirst="0" w:colLast="0" w:name="_heading=h.3rdcrjn" w:id="20"/>
      <w:bookmarkEnd w:id="20"/>
      <w:r w:rsidDel="00000000" w:rsidR="00000000" w:rsidRPr="00000000">
        <w:rPr>
          <w:vertAlign w:val="baseline"/>
          <w:rtl w:val="0"/>
        </w:rPr>
        <w:t xml:space="preserve">4.1 Diagramação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Os diagramas de caso de uso representam as funcionalidades do sistema e as interações entre os atores (usuários ou sistemas externos) e o sistema. Eles são essenciais para capturar os requisitos funcionais e definir o escopo do projeto.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Os componentes Principais dos diagramas de caso de uso são: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Atores: Representam os usuários ou outros sistemas que interagem com o sistema.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Casos de Uso: Representam as funcionalidades oferecidas pelo sistema.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Relacionamentos: Mostram como os atores interagem com os casos de uso.</w:t>
      </w:r>
    </w:p>
    <w:p w:rsidR="00000000" w:rsidDel="00000000" w:rsidP="00000000" w:rsidRDefault="00000000" w:rsidRPr="00000000" w14:paraId="000000DC">
      <w:pPr>
        <w:spacing w:after="0" w:before="0" w:lineRule="auto"/>
        <w:ind w:left="0" w:firstLine="0"/>
        <w:jc w:val="both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Na figura 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, o ator </w:t>
      </w:r>
      <w:r w:rsidDel="00000000" w:rsidR="00000000" w:rsidRPr="00000000">
        <w:rPr>
          <w:rtl w:val="0"/>
        </w:rPr>
        <w:t xml:space="preserve">usuário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foi generalizado em três tipos de atores: farmacêutico, atendente e gerente. Essa generalização é feita com base nas responsabilidades e privilégios de cada tipo de ator.</w:t>
      </w:r>
    </w:p>
    <w:p w:rsidR="00000000" w:rsidDel="00000000" w:rsidP="00000000" w:rsidRDefault="00000000" w:rsidRPr="00000000" w14:paraId="000000DE">
      <w:pPr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 - Generalização do usuário</w:t>
      </w:r>
    </w:p>
    <w:p w:rsidR="00000000" w:rsidDel="00000000" w:rsidP="00000000" w:rsidRDefault="00000000" w:rsidRPr="00000000" w14:paraId="000000E1">
      <w:pPr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4793453" cy="3592629"/>
            <wp:effectExtent b="0" l="0" r="0" t="0"/>
            <wp:docPr id="206637251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3453" cy="3592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Fonte: Autoria própria, 2024.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Ademais, nota-se que Farmacêutico e Gerente compartilham algumas funções em comum, como vistas n</w:t>
      </w:r>
      <w:r w:rsidDel="00000000" w:rsidR="00000000" w:rsidRPr="00000000">
        <w:rPr>
          <w:rtl w:val="0"/>
        </w:rPr>
        <w:t xml:space="preserve">a figura 2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a seguir:</w:t>
      </w:r>
    </w:p>
    <w:p w:rsidR="00000000" w:rsidDel="00000000" w:rsidP="00000000" w:rsidRDefault="00000000" w:rsidRPr="00000000" w14:paraId="000000E5">
      <w:pPr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2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 – Caso de uso: farmacêutico e gerente.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4769640" cy="3013887"/>
            <wp:effectExtent b="0" l="0" r="0" t="0"/>
            <wp:docPr id="2066372516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9640" cy="3013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Fonte: Autoria própria, 2024.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Percebe-se que o gerente possui um nível de prioridade maior na gerência e cadastro dos perfis de funcionários que vão integrar o sistema.</w:t>
      </w:r>
    </w:p>
    <w:p w:rsidR="00000000" w:rsidDel="00000000" w:rsidP="00000000" w:rsidRDefault="00000000" w:rsidRPr="00000000" w14:paraId="000000EA">
      <w:pPr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3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– Caso de uso: gerente.</w:t>
      </w:r>
    </w:p>
    <w:p w:rsidR="00000000" w:rsidDel="00000000" w:rsidP="00000000" w:rsidRDefault="00000000" w:rsidRPr="00000000" w14:paraId="000000EB">
      <w:pPr>
        <w:spacing w:after="0" w:before="0" w:lineRule="auto"/>
        <w:ind w:firstLine="0"/>
        <w:jc w:val="center"/>
        <w:rPr/>
      </w:pPr>
      <w:r w:rsidDel="00000000" w:rsidR="00000000" w:rsidRPr="00000000">
        <w:rPr/>
        <w:drawing>
          <wp:inline distB="0" distT="0" distL="114300" distR="114300">
            <wp:extent cx="4633810" cy="3419221"/>
            <wp:effectExtent b="0" l="0" r="0" t="0"/>
            <wp:docPr id="206637251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810" cy="34192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Fonte: Autoria própria, 2024.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before="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2"/>
        <w:keepNext w:val="1"/>
        <w:keepLines w:val="1"/>
        <w:spacing w:after="120" w:before="400" w:lineRule="auto"/>
        <w:ind w:firstLine="720"/>
        <w:jc w:val="left"/>
        <w:rPr>
          <w:vertAlign w:val="baseline"/>
        </w:rPr>
      </w:pPr>
      <w:bookmarkStart w:colFirst="0" w:colLast="0" w:name="_heading=h.26in1rg" w:id="21"/>
      <w:bookmarkEnd w:id="21"/>
      <w:r w:rsidDel="00000000" w:rsidR="00000000" w:rsidRPr="00000000">
        <w:rPr>
          <w:vertAlign w:val="baseline"/>
          <w:rtl w:val="0"/>
        </w:rPr>
        <w:t xml:space="preserve">4.2 Descrição dos Casos de Uso</w:t>
      </w:r>
    </w:p>
    <w:p w:rsidR="00000000" w:rsidDel="00000000" w:rsidP="00000000" w:rsidRDefault="00000000" w:rsidRPr="00000000" w14:paraId="000000EF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A descrição de casos de uso é uma documentação que descreve um caso de uso de forma detalhada. Ela fornece informações sobre o objetivo do caso de uso, os atores envolvidos, as pré-condições, as pós-condições, as ações dos atores e do sistema, o fluxo principal e os fluxos alternativos.</w:t>
      </w:r>
    </w:p>
    <w:p w:rsidR="00000000" w:rsidDel="00000000" w:rsidP="00000000" w:rsidRDefault="00000000" w:rsidRPr="00000000" w14:paraId="000000F0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3"/>
        <w:keepNext w:val="1"/>
        <w:keepLines w:val="1"/>
        <w:spacing w:after="120" w:before="400" w:lineRule="auto"/>
        <w:ind w:firstLine="720"/>
        <w:jc w:val="left"/>
        <w:rPr>
          <w:vertAlign w:val="baseline"/>
        </w:rPr>
      </w:pPr>
      <w:bookmarkStart w:colFirst="0" w:colLast="0" w:name="_heading=h.gb15xdhvkjjy" w:id="22"/>
      <w:bookmarkEnd w:id="22"/>
      <w:r w:rsidDel="00000000" w:rsidR="00000000" w:rsidRPr="00000000">
        <w:rPr>
          <w:vertAlign w:val="baseline"/>
          <w:rtl w:val="0"/>
        </w:rPr>
        <w:t xml:space="preserve">4.2.1 Cadastrar Funcionário</w:t>
      </w:r>
    </w:p>
    <w:p w:rsidR="00000000" w:rsidDel="00000000" w:rsidP="00000000" w:rsidRDefault="00000000" w:rsidRPr="00000000" w14:paraId="000000F2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Nome do caso de uso: Cadastrar Funcionário</w:t>
      </w:r>
    </w:p>
    <w:p w:rsidR="00000000" w:rsidDel="00000000" w:rsidP="00000000" w:rsidRDefault="00000000" w:rsidRPr="00000000" w14:paraId="000000F3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Atores: Gerente</w:t>
      </w:r>
    </w:p>
    <w:p w:rsidR="00000000" w:rsidDel="00000000" w:rsidP="00000000" w:rsidRDefault="00000000" w:rsidRPr="00000000" w14:paraId="000000F4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Objetivos: O ator será capaz de cadastrar os funcionários fornecendo informações como CPF, nome completo, endereço, data de nascimento, número de telefone, endereço de e-mail. Além do cargo que será exercido podendo ser atendente ou farmacêutico.</w:t>
      </w:r>
    </w:p>
    <w:p w:rsidR="00000000" w:rsidDel="00000000" w:rsidP="00000000" w:rsidRDefault="00000000" w:rsidRPr="00000000" w14:paraId="000000F5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Ação do Ator: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Acessa a aba ''Cadastrar funcionário''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Insere informações sobre o funcionário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Confirma o cadastro</w:t>
      </w:r>
    </w:p>
    <w:p w:rsidR="00000000" w:rsidDel="00000000" w:rsidP="00000000" w:rsidRDefault="00000000" w:rsidRPr="00000000" w14:paraId="000000F9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Ação no sistema: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Verifica se os dados informados são válidos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Exibe mensagem de sucesso.</w:t>
      </w:r>
    </w:p>
    <w:p w:rsidR="00000000" w:rsidDel="00000000" w:rsidP="00000000" w:rsidRDefault="00000000" w:rsidRPr="00000000" w14:paraId="000000FC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Pré-condições: O usuário deve estar logado no sistema.</w:t>
      </w:r>
    </w:p>
    <w:p w:rsidR="00000000" w:rsidDel="00000000" w:rsidP="00000000" w:rsidRDefault="00000000" w:rsidRPr="00000000" w14:paraId="000000FD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Pós-condições: Funcionário cadastrado com sucesso no banco de dados.</w:t>
      </w:r>
    </w:p>
    <w:p w:rsidR="00000000" w:rsidDel="00000000" w:rsidP="00000000" w:rsidRDefault="00000000" w:rsidRPr="00000000" w14:paraId="000000FE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Fluxo Principal: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ator acessa a função "Cadastrar Funcionário"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exibe a página com o formulário.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ator insere todas as informações solicitadas.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ator confirma as informações e confirma o cadastro.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salva no banco de dados.</w:t>
      </w:r>
    </w:p>
    <w:p w:rsidR="00000000" w:rsidDel="00000000" w:rsidP="00000000" w:rsidRDefault="00000000" w:rsidRPr="00000000" w14:paraId="00000104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Fluxos Alternativos: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Caso algum dado seja invalido o sistema informa que os dados inseridos são inválidos e solicita uma nova tentativa.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ator cancela a operação e o processo é encerrado.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Caso o cliente já tenha cadastro, o sistema retorna uma mensagem informando a existência do cadastro e cancela a operação.</w:t>
      </w:r>
    </w:p>
    <w:p w:rsidR="00000000" w:rsidDel="00000000" w:rsidP="00000000" w:rsidRDefault="00000000" w:rsidRPr="00000000" w14:paraId="00000108">
      <w:pPr>
        <w:spacing w:after="0" w:before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3"/>
        <w:keepNext w:val="1"/>
        <w:keepLines w:val="1"/>
        <w:spacing w:after="120" w:before="400" w:lineRule="auto"/>
        <w:ind w:firstLine="720"/>
        <w:jc w:val="left"/>
        <w:rPr>
          <w:vertAlign w:val="baseline"/>
        </w:rPr>
      </w:pPr>
      <w:bookmarkStart w:colFirst="0" w:colLast="0" w:name="_heading=h.43ly96ch0c0b" w:id="23"/>
      <w:bookmarkEnd w:id="23"/>
      <w:r w:rsidDel="00000000" w:rsidR="00000000" w:rsidRPr="00000000">
        <w:rPr>
          <w:vertAlign w:val="baseline"/>
          <w:rtl w:val="0"/>
        </w:rPr>
        <w:t xml:space="preserve">4.2.2 Editar Funcionário</w:t>
      </w:r>
    </w:p>
    <w:p w:rsidR="00000000" w:rsidDel="00000000" w:rsidP="00000000" w:rsidRDefault="00000000" w:rsidRPr="00000000" w14:paraId="0000010A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Nome do caso de uso: Editar Funcionário</w:t>
      </w:r>
    </w:p>
    <w:p w:rsidR="00000000" w:rsidDel="00000000" w:rsidP="00000000" w:rsidRDefault="00000000" w:rsidRPr="00000000" w14:paraId="0000010B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Atores: Gerente</w:t>
      </w:r>
    </w:p>
    <w:p w:rsidR="00000000" w:rsidDel="00000000" w:rsidP="00000000" w:rsidRDefault="00000000" w:rsidRPr="00000000" w14:paraId="0000010C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Objetivos: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ator será capaz de editar as informações dos funcionários.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Ação do Ator: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Acesse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 aba ''Editar funcionário''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Escolhes qual funcionário vai ser alterado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Altera as informações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Confirma as alterações.</w:t>
      </w:r>
    </w:p>
    <w:p w:rsidR="00000000" w:rsidDel="00000000" w:rsidP="00000000" w:rsidRDefault="00000000" w:rsidRPr="00000000" w14:paraId="00000112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Ação no sistema: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Verifica se os dados informados são válidos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Exibe mensagem de sucesso.</w:t>
      </w:r>
    </w:p>
    <w:p w:rsidR="00000000" w:rsidDel="00000000" w:rsidP="00000000" w:rsidRDefault="00000000" w:rsidRPr="00000000" w14:paraId="00000115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Pré-condições: O usuário deve estar logado no sistema.</w:t>
      </w:r>
    </w:p>
    <w:p w:rsidR="00000000" w:rsidDel="00000000" w:rsidP="00000000" w:rsidRDefault="00000000" w:rsidRPr="00000000" w14:paraId="00000116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Pós-condições: O ator será capaz de editar as informações dos funcionários.</w:t>
      </w:r>
    </w:p>
    <w:p w:rsidR="00000000" w:rsidDel="00000000" w:rsidP="00000000" w:rsidRDefault="00000000" w:rsidRPr="00000000" w14:paraId="00000117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Fluxo Principal: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ator acessa a função "Editar Funcionário"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exibe a página com a lista de funcionários.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ator escolhe qual funcionário </w:t>
      </w:r>
      <w:r w:rsidDel="00000000" w:rsidR="00000000" w:rsidRPr="00000000">
        <w:rPr>
          <w:rtl w:val="0"/>
        </w:rPr>
        <w:t xml:space="preserve">sofrerá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 mudança e em seguida realiza as alterações.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ator altera as informações e confirma a mudança.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valida e salva no banco de dados.</w:t>
      </w:r>
    </w:p>
    <w:p w:rsidR="00000000" w:rsidDel="00000000" w:rsidP="00000000" w:rsidRDefault="00000000" w:rsidRPr="00000000" w14:paraId="0000011D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Fluxos Alternativos: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Caso algum dado seja invalido o sistema informa que os dados inseridos são inválidos e solicita uma nova tentativa.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ator cancela a operação e o processo é encerrado.</w:t>
      </w:r>
    </w:p>
    <w:p w:rsidR="00000000" w:rsidDel="00000000" w:rsidP="00000000" w:rsidRDefault="00000000" w:rsidRPr="00000000" w14:paraId="00000120">
      <w:pPr>
        <w:spacing w:after="0" w:before="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3"/>
        <w:keepNext w:val="1"/>
        <w:keepLines w:val="1"/>
        <w:spacing w:after="120" w:before="400" w:lineRule="auto"/>
        <w:ind w:firstLine="720"/>
        <w:jc w:val="left"/>
        <w:rPr>
          <w:vertAlign w:val="baseline"/>
        </w:rPr>
      </w:pPr>
      <w:bookmarkStart w:colFirst="0" w:colLast="0" w:name="_heading=h.dphfpv56vk3n" w:id="24"/>
      <w:bookmarkEnd w:id="24"/>
      <w:r w:rsidDel="00000000" w:rsidR="00000000" w:rsidRPr="00000000">
        <w:rPr>
          <w:vertAlign w:val="baseline"/>
          <w:rtl w:val="0"/>
        </w:rPr>
        <w:t xml:space="preserve">4.2.3 Excluir Funcionário</w:t>
      </w:r>
    </w:p>
    <w:p w:rsidR="00000000" w:rsidDel="00000000" w:rsidP="00000000" w:rsidRDefault="00000000" w:rsidRPr="00000000" w14:paraId="00000122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Nome do caso de uso: Excluir Funcionário</w:t>
      </w:r>
    </w:p>
    <w:p w:rsidR="00000000" w:rsidDel="00000000" w:rsidP="00000000" w:rsidRDefault="00000000" w:rsidRPr="00000000" w14:paraId="00000123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Atores: Gerente</w:t>
      </w:r>
    </w:p>
    <w:p w:rsidR="00000000" w:rsidDel="00000000" w:rsidP="00000000" w:rsidRDefault="00000000" w:rsidRPr="00000000" w14:paraId="00000124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Objetivos: O ator será capaz de fazer a exclusão dos funcionários.</w:t>
      </w:r>
    </w:p>
    <w:p w:rsidR="00000000" w:rsidDel="00000000" w:rsidP="00000000" w:rsidRDefault="00000000" w:rsidRPr="00000000" w14:paraId="00000125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Ação do Ator: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Acesse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 aba ''Excluir funcionário''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Escolhes qual funcionário vai ser excluído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Confirma a exclusão</w:t>
      </w:r>
    </w:p>
    <w:p w:rsidR="00000000" w:rsidDel="00000000" w:rsidP="00000000" w:rsidRDefault="00000000" w:rsidRPr="00000000" w14:paraId="00000129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Ação no sistema: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Exibir a lista de funcionários.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Exibir uma mensagem pedindo a confirmação.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Realizar a exclusão do funcionário</w:t>
      </w:r>
    </w:p>
    <w:p w:rsidR="00000000" w:rsidDel="00000000" w:rsidP="00000000" w:rsidRDefault="00000000" w:rsidRPr="00000000" w14:paraId="0000012D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Pré-condições: O usuário deve estar logado no sistema.</w:t>
      </w:r>
    </w:p>
    <w:p w:rsidR="00000000" w:rsidDel="00000000" w:rsidP="00000000" w:rsidRDefault="00000000" w:rsidRPr="00000000" w14:paraId="0000012E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Pós-condições: O ator será capaz de editar as informações dos funcionários.</w:t>
      </w:r>
    </w:p>
    <w:p w:rsidR="00000000" w:rsidDel="00000000" w:rsidP="00000000" w:rsidRDefault="00000000" w:rsidRPr="00000000" w14:paraId="0000012F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Fluxo Principal: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ator acessa a função "Excluir Funcionário"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exibe a </w:t>
      </w:r>
      <w:r w:rsidDel="00000000" w:rsidR="00000000" w:rsidRPr="00000000">
        <w:rPr>
          <w:rtl w:val="0"/>
        </w:rPr>
        <w:t xml:space="preserve">página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com a lista de funcionários.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ator escolhe qual funcionário será excluído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ator confirma a exclusão.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remove todas as informações do funcionário do banco de dados.</w:t>
      </w:r>
    </w:p>
    <w:p w:rsidR="00000000" w:rsidDel="00000000" w:rsidP="00000000" w:rsidRDefault="00000000" w:rsidRPr="00000000" w14:paraId="00000135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Fluxos Alternativos: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numPr>
          <w:ilvl w:val="0"/>
          <w:numId w:val="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Caso o ator não confirme a exclusão, o processo será encerrado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numPr>
          <w:ilvl w:val="0"/>
          <w:numId w:val="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ator cancela a operação e o processo é encerrado.</w:t>
      </w:r>
    </w:p>
    <w:p w:rsidR="00000000" w:rsidDel="00000000" w:rsidP="00000000" w:rsidRDefault="00000000" w:rsidRPr="00000000" w14:paraId="00000138">
      <w:pPr>
        <w:spacing w:after="0" w:before="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3"/>
        <w:keepNext w:val="1"/>
        <w:keepLines w:val="1"/>
        <w:spacing w:after="120" w:before="400" w:lineRule="auto"/>
        <w:ind w:firstLine="720"/>
        <w:jc w:val="left"/>
        <w:rPr>
          <w:vertAlign w:val="baseline"/>
        </w:rPr>
      </w:pPr>
      <w:bookmarkStart w:colFirst="0" w:colLast="0" w:name="_heading=h.7l1xe5iq8mpk" w:id="25"/>
      <w:bookmarkEnd w:id="25"/>
      <w:r w:rsidDel="00000000" w:rsidR="00000000" w:rsidRPr="00000000">
        <w:rPr>
          <w:vertAlign w:val="baseline"/>
          <w:rtl w:val="0"/>
        </w:rPr>
        <w:t xml:space="preserve">4.2.4 Efetuar Login</w:t>
      </w:r>
    </w:p>
    <w:p w:rsidR="00000000" w:rsidDel="00000000" w:rsidP="00000000" w:rsidRDefault="00000000" w:rsidRPr="00000000" w14:paraId="0000013A">
      <w:pPr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Nome do caso de uso: Efetuar Login</w:t>
      </w:r>
    </w:p>
    <w:p w:rsidR="00000000" w:rsidDel="00000000" w:rsidP="00000000" w:rsidRDefault="00000000" w:rsidRPr="00000000" w14:paraId="0000013B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Atores: Atendente, Farmacêutico e Gerente.</w:t>
      </w:r>
    </w:p>
    <w:p w:rsidR="00000000" w:rsidDel="00000000" w:rsidP="00000000" w:rsidRDefault="00000000" w:rsidRPr="00000000" w14:paraId="0000013C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Objetivos: Os atores poderão acessar o sistema através do sistema de login. Onde será inserido seu utilizador e senha. O sistema valida as informações inseridas e concede o acesso.</w:t>
      </w:r>
    </w:p>
    <w:p w:rsidR="00000000" w:rsidDel="00000000" w:rsidP="00000000" w:rsidRDefault="00000000" w:rsidRPr="00000000" w14:paraId="0000013D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Ação do Ator: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Inserir utilizador e senha</w:t>
      </w:r>
    </w:p>
    <w:p w:rsidR="00000000" w:rsidDel="00000000" w:rsidP="00000000" w:rsidRDefault="00000000" w:rsidRPr="00000000" w14:paraId="0000013F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Ação no sistema: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Validar as informações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Enviar mensagens de erro caso as informações sejam </w:t>
      </w:r>
      <w:r w:rsidDel="00000000" w:rsidR="00000000" w:rsidRPr="00000000">
        <w:rPr>
          <w:rtl w:val="0"/>
        </w:rPr>
        <w:t xml:space="preserve">inválidas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Pré-condições: O usuário deve estar logado no sistema.</w:t>
      </w:r>
    </w:p>
    <w:p w:rsidR="00000000" w:rsidDel="00000000" w:rsidP="00000000" w:rsidRDefault="00000000" w:rsidRPr="00000000" w14:paraId="00000143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Pós-condições: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 usuário está autenticado/logado.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Fluxo Principal: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numPr>
          <w:ilvl w:val="0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usuário acessa a tela de login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numPr>
          <w:ilvl w:val="0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usuário insere as informações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numPr>
          <w:ilvl w:val="0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valida as informações inseridas</w:t>
      </w:r>
    </w:p>
    <w:p w:rsidR="00000000" w:rsidDel="00000000" w:rsidP="00000000" w:rsidRDefault="00000000" w:rsidRPr="00000000" w14:paraId="00000148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Fluxos Alternativos: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retorna uma mensagem de erro caso os dados inseridos sejam inválidos ou o usuário não esteja cadastrado.</w:t>
      </w:r>
    </w:p>
    <w:p w:rsidR="00000000" w:rsidDel="00000000" w:rsidP="00000000" w:rsidRDefault="00000000" w:rsidRPr="00000000" w14:paraId="0000014A">
      <w:pPr>
        <w:spacing w:after="0" w:before="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3"/>
        <w:keepNext w:val="1"/>
        <w:keepLines w:val="1"/>
        <w:spacing w:after="120" w:before="400" w:lineRule="auto"/>
        <w:ind w:firstLine="720"/>
        <w:jc w:val="left"/>
        <w:rPr>
          <w:vertAlign w:val="baseline"/>
        </w:rPr>
      </w:pPr>
      <w:bookmarkStart w:colFirst="0" w:colLast="0" w:name="_heading=h.3druqset9hci" w:id="26"/>
      <w:bookmarkEnd w:id="26"/>
      <w:r w:rsidDel="00000000" w:rsidR="00000000" w:rsidRPr="00000000">
        <w:rPr>
          <w:vertAlign w:val="baseline"/>
          <w:rtl w:val="0"/>
        </w:rPr>
        <w:t xml:space="preserve">4.2.5 Adicionar Produto</w:t>
      </w:r>
    </w:p>
    <w:p w:rsidR="00000000" w:rsidDel="00000000" w:rsidP="00000000" w:rsidRDefault="00000000" w:rsidRPr="00000000" w14:paraId="0000014C">
      <w:pPr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Nome do caso de uso: Adicionar produto.</w:t>
      </w:r>
    </w:p>
    <w:p w:rsidR="00000000" w:rsidDel="00000000" w:rsidP="00000000" w:rsidRDefault="00000000" w:rsidRPr="00000000" w14:paraId="0000014D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Atores: Farmacêutico e Gerente.</w:t>
      </w:r>
    </w:p>
    <w:p w:rsidR="00000000" w:rsidDel="00000000" w:rsidP="00000000" w:rsidRDefault="00000000" w:rsidRPr="00000000" w14:paraId="0000014E">
      <w:pPr>
        <w:spacing w:after="0" w:before="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Objetivos: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 funcionários acessam o sistema para cadastrar produtos, inserindo dados referentes aos medicamentos e produtos vendidos como: código, descrição, preço, quantidade, fornecedor, </w:t>
      </w:r>
      <w:r w:rsidDel="00000000" w:rsidR="00000000" w:rsidRPr="00000000">
        <w:rPr>
          <w:rtl w:val="0"/>
        </w:rPr>
        <w:t xml:space="preserve">contra indicações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4F">
      <w:pPr>
        <w:spacing w:after="0" w:before="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Ações do ator: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Preencher o formulário do sistema.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Salvar e adicionar as informações inseridas</w:t>
      </w:r>
    </w:p>
    <w:p w:rsidR="00000000" w:rsidDel="00000000" w:rsidP="00000000" w:rsidRDefault="00000000" w:rsidRPr="00000000" w14:paraId="00000152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Ação no sistema: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Exibir o formulário para </w:t>
      </w:r>
      <w:r w:rsidDel="00000000" w:rsidR="00000000" w:rsidRPr="00000000">
        <w:rPr>
          <w:rtl w:val="0"/>
        </w:rPr>
        <w:t xml:space="preserve">o usuário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Exigir que todos os campos sejam preenchidos.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Adicionar os produtos ao banco de dados.</w:t>
      </w:r>
    </w:p>
    <w:p w:rsidR="00000000" w:rsidDel="00000000" w:rsidP="00000000" w:rsidRDefault="00000000" w:rsidRPr="00000000" w14:paraId="00000156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Pré-condições: O usuário deve estar logado no sistema.</w:t>
      </w:r>
    </w:p>
    <w:p w:rsidR="00000000" w:rsidDel="00000000" w:rsidP="00000000" w:rsidRDefault="00000000" w:rsidRPr="00000000" w14:paraId="00000157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Pós-condições: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 produtos são adicionados com sucesso ao banco de dados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Fluxo Principal: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ator acessa a função "Adicionar Produto"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exibe o formulário para adição de produtos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ator insere todas as informações requeridas para o cadastro de produtos.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ator confirma as informações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valida e adiciona os dados ao banco de dados.</w:t>
      </w:r>
    </w:p>
    <w:p w:rsidR="00000000" w:rsidDel="00000000" w:rsidP="00000000" w:rsidRDefault="00000000" w:rsidRPr="00000000" w14:paraId="0000015E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Fluxos Alternativos: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Caso o ator não preencha todas as informações do formulário, o sistema irá notificá-lo e não permitir o cadastro a não ser que todos os dados sejam preenchidos.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Caso o ator cancele a ação, o sistema encerrará o formulário sem adicionar os dados ao banco de dados.</w:t>
      </w:r>
    </w:p>
    <w:p w:rsidR="00000000" w:rsidDel="00000000" w:rsidP="00000000" w:rsidRDefault="00000000" w:rsidRPr="00000000" w14:paraId="00000161">
      <w:pPr>
        <w:spacing w:after="0" w:before="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3"/>
        <w:keepNext w:val="1"/>
        <w:keepLines w:val="1"/>
        <w:spacing w:after="120" w:before="400" w:lineRule="auto"/>
        <w:ind w:firstLine="720"/>
        <w:jc w:val="left"/>
        <w:rPr>
          <w:vertAlign w:val="baseline"/>
        </w:rPr>
      </w:pPr>
      <w:bookmarkStart w:colFirst="0" w:colLast="0" w:name="_heading=h.qz7ce25c2iy" w:id="27"/>
      <w:bookmarkEnd w:id="27"/>
      <w:r w:rsidDel="00000000" w:rsidR="00000000" w:rsidRPr="00000000">
        <w:rPr>
          <w:vertAlign w:val="baseline"/>
          <w:rtl w:val="0"/>
        </w:rPr>
        <w:t xml:space="preserve">4.2.6 Editar Produto</w:t>
      </w:r>
    </w:p>
    <w:p w:rsidR="00000000" w:rsidDel="00000000" w:rsidP="00000000" w:rsidRDefault="00000000" w:rsidRPr="00000000" w14:paraId="00000163">
      <w:pPr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Nome do caso de uso: Editar produto.</w:t>
      </w:r>
    </w:p>
    <w:p w:rsidR="00000000" w:rsidDel="00000000" w:rsidP="00000000" w:rsidRDefault="00000000" w:rsidRPr="00000000" w14:paraId="00000164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Atores: Farmacêutico e Gerente.</w:t>
      </w:r>
    </w:p>
    <w:p w:rsidR="00000000" w:rsidDel="00000000" w:rsidP="00000000" w:rsidRDefault="00000000" w:rsidRPr="00000000" w14:paraId="00000165">
      <w:pPr>
        <w:spacing w:after="0" w:before="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Objetivos: Os funcionários acessam o sistema para editar os produtos alterando a quantidade no estoque, devido às vendas realizadas ou editar informações do produto.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0" w:before="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Ações do ator: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Preencher o formulário do sistema.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Salvar e adicionar as informações inseridas.</w:t>
      </w:r>
    </w:p>
    <w:p w:rsidR="00000000" w:rsidDel="00000000" w:rsidP="00000000" w:rsidRDefault="00000000" w:rsidRPr="00000000" w14:paraId="00000169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Ação no sistema: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Exibir o formulário para </w:t>
      </w:r>
      <w:r w:rsidDel="00000000" w:rsidR="00000000" w:rsidRPr="00000000">
        <w:rPr>
          <w:rtl w:val="0"/>
        </w:rPr>
        <w:t xml:space="preserve">o usuário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Exigir que todos os campos sejam preenchidos.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Salvar as mudanças no banco de dados.</w:t>
      </w:r>
    </w:p>
    <w:p w:rsidR="00000000" w:rsidDel="00000000" w:rsidP="00000000" w:rsidRDefault="00000000" w:rsidRPr="00000000" w14:paraId="0000016D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Pré-condições: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usuário deve estar logado no sistema, produtos registrados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Pós-condições: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mudanças são salvas no banco de dados.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Fluxo Principal: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ator acessa a função "Editar Produto"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exibe o formulário para Edição de produtos 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ator realiza as mudanças.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ator confirma as informações. 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valida e adiciona os dados ao banco de dados.</w:t>
      </w:r>
    </w:p>
    <w:p w:rsidR="00000000" w:rsidDel="00000000" w:rsidP="00000000" w:rsidRDefault="00000000" w:rsidRPr="00000000" w14:paraId="00000175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Fluxos Alternativos: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Caso o ator não preencha todas as informações do formulário ou tenha informações incompletas, o sistema irá notificá-lo e não permitir a edição, a não ser que todos os dados sejam preenchidos.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Caso o ator cancele a ação, o sistema encerrará o formulário sem adicionar os dados ao banco de dados.</w:t>
      </w:r>
    </w:p>
    <w:p w:rsidR="00000000" w:rsidDel="00000000" w:rsidP="00000000" w:rsidRDefault="00000000" w:rsidRPr="00000000" w14:paraId="00000178">
      <w:pPr>
        <w:spacing w:after="0" w:before="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3"/>
        <w:keepNext w:val="1"/>
        <w:keepLines w:val="1"/>
        <w:spacing w:after="120" w:before="400" w:lineRule="auto"/>
        <w:ind w:firstLine="720"/>
        <w:jc w:val="left"/>
        <w:rPr>
          <w:vertAlign w:val="baseline"/>
        </w:rPr>
      </w:pPr>
      <w:bookmarkStart w:colFirst="0" w:colLast="0" w:name="_heading=h.rc4r09621npw" w:id="28"/>
      <w:bookmarkEnd w:id="28"/>
      <w:r w:rsidDel="00000000" w:rsidR="00000000" w:rsidRPr="00000000">
        <w:rPr>
          <w:vertAlign w:val="baseline"/>
          <w:rtl w:val="0"/>
        </w:rPr>
        <w:t xml:space="preserve">4.2.7 Excluir Produto</w:t>
      </w:r>
    </w:p>
    <w:p w:rsidR="00000000" w:rsidDel="00000000" w:rsidP="00000000" w:rsidRDefault="00000000" w:rsidRPr="00000000" w14:paraId="0000017A">
      <w:pPr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Nome do caso de uso: Excluir produtos.</w:t>
      </w:r>
    </w:p>
    <w:p w:rsidR="00000000" w:rsidDel="00000000" w:rsidP="00000000" w:rsidRDefault="00000000" w:rsidRPr="00000000" w14:paraId="0000017B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Atores: Farmacêutico e Gerente.</w:t>
      </w:r>
    </w:p>
    <w:p w:rsidR="00000000" w:rsidDel="00000000" w:rsidP="00000000" w:rsidRDefault="00000000" w:rsidRPr="00000000" w14:paraId="0000017C">
      <w:pPr>
        <w:spacing w:after="0" w:before="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Objetivos: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 funcionários acessam o sistema para fazer a exclusão dos produtos.</w:t>
      </w:r>
    </w:p>
    <w:p w:rsidR="00000000" w:rsidDel="00000000" w:rsidP="00000000" w:rsidRDefault="00000000" w:rsidRPr="00000000" w14:paraId="0000017D">
      <w:pPr>
        <w:spacing w:after="0" w:before="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Ações do ator: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Escolhe qual produto será excluído 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Confirma a exclusão</w:t>
      </w:r>
    </w:p>
    <w:p w:rsidR="00000000" w:rsidDel="00000000" w:rsidP="00000000" w:rsidRDefault="00000000" w:rsidRPr="00000000" w14:paraId="00000180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Ação no sistema: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Exibir a lista de produtos. 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Exibir uma mensagem solicitando a confirmação. 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Realizar a exclusão do produto</w:t>
      </w:r>
    </w:p>
    <w:p w:rsidR="00000000" w:rsidDel="00000000" w:rsidP="00000000" w:rsidRDefault="00000000" w:rsidRPr="00000000" w14:paraId="00000184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Pré-condições: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usuário deve estar logado no sistema, produtos registrados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Pós-condições: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Remoção do banco de dados.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Fluxo Principal: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ator acessa a função "Excluir Produto" 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exibe a lista de produtos.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ator realiza a </w:t>
      </w:r>
      <w:r w:rsidDel="00000000" w:rsidR="00000000" w:rsidRPr="00000000">
        <w:rPr>
          <w:rtl w:val="0"/>
        </w:rPr>
        <w:t xml:space="preserve">exclusão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do produto desejável. 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ator confirma a exclusão. 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valida e </w:t>
      </w:r>
      <w:r w:rsidDel="00000000" w:rsidR="00000000" w:rsidRPr="00000000">
        <w:rPr>
          <w:rtl w:val="0"/>
        </w:rPr>
        <w:t xml:space="preserve">exclui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 produto do banco de dados.</w:t>
      </w:r>
    </w:p>
    <w:p w:rsidR="00000000" w:rsidDel="00000000" w:rsidP="00000000" w:rsidRDefault="00000000" w:rsidRPr="00000000" w14:paraId="0000018C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Fluxos Alternativos: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Caso o ator não preencha todas as informações do formulário, o sistema irá </w:t>
      </w:r>
      <w:r w:rsidDel="00000000" w:rsidR="00000000" w:rsidRPr="00000000">
        <w:rPr>
          <w:rtl w:val="0"/>
        </w:rPr>
        <w:t xml:space="preserve">notificá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-lo e não permitir a edição, a não ser que todos os dados sejam preenchidos.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Caso o ator cancele a ação, o sistema encerrará o formulário sem adicionar os dados ao banco de dados.</w:t>
      </w:r>
    </w:p>
    <w:p w:rsidR="00000000" w:rsidDel="00000000" w:rsidP="00000000" w:rsidRDefault="00000000" w:rsidRPr="00000000" w14:paraId="0000018F">
      <w:pPr>
        <w:spacing w:after="0" w:before="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Style w:val="Heading3"/>
        <w:keepNext w:val="1"/>
        <w:keepLines w:val="1"/>
        <w:spacing w:after="120" w:before="400" w:lineRule="auto"/>
        <w:ind w:firstLine="720"/>
        <w:jc w:val="left"/>
        <w:rPr>
          <w:vertAlign w:val="baseline"/>
        </w:rPr>
      </w:pPr>
      <w:bookmarkStart w:colFirst="0" w:colLast="0" w:name="_heading=h.hb987psvzpt6" w:id="29"/>
      <w:bookmarkEnd w:id="29"/>
      <w:r w:rsidDel="00000000" w:rsidR="00000000" w:rsidRPr="00000000">
        <w:rPr>
          <w:vertAlign w:val="baseline"/>
          <w:rtl w:val="0"/>
        </w:rPr>
        <w:t xml:space="preserve">4.2.8 Pedido de Reposição</w:t>
      </w:r>
    </w:p>
    <w:p w:rsidR="00000000" w:rsidDel="00000000" w:rsidP="00000000" w:rsidRDefault="00000000" w:rsidRPr="00000000" w14:paraId="00000191">
      <w:pPr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Nome do caso de uso: Pedido de Reposição</w:t>
      </w:r>
    </w:p>
    <w:p w:rsidR="00000000" w:rsidDel="00000000" w:rsidP="00000000" w:rsidRDefault="00000000" w:rsidRPr="00000000" w14:paraId="00000192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Atores: Sistema e Gerente.</w:t>
      </w:r>
    </w:p>
    <w:p w:rsidR="00000000" w:rsidDel="00000000" w:rsidP="00000000" w:rsidRDefault="00000000" w:rsidRPr="00000000" w14:paraId="00000193">
      <w:pPr>
        <w:spacing w:after="0" w:before="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Objetivos: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sistema monitora </w:t>
      </w:r>
      <w:r w:rsidDel="00000000" w:rsidR="00000000" w:rsidRPr="00000000">
        <w:rPr>
          <w:rtl w:val="0"/>
        </w:rPr>
        <w:t xml:space="preserve">os níveis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mínimos de estoque e lança um aviso de reposição para o gerente, onde o mesmo confirma o requerimento e o sistema manda um pedido de reposição para o fornecedor.</w:t>
      </w:r>
    </w:p>
    <w:p w:rsidR="00000000" w:rsidDel="00000000" w:rsidP="00000000" w:rsidRDefault="00000000" w:rsidRPr="00000000" w14:paraId="00000194">
      <w:pPr>
        <w:spacing w:after="0" w:before="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Ações do ator: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monitora o nível de estoque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Quando atingir um nível mínimo </w:t>
      </w:r>
      <w:r w:rsidDel="00000000" w:rsidR="00000000" w:rsidRPr="00000000">
        <w:rPr>
          <w:rtl w:val="0"/>
        </w:rPr>
        <w:t xml:space="preserve">solicitar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um pedido de reposição para o Gerente 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Gerente confirma o pedido</w:t>
      </w:r>
    </w:p>
    <w:p w:rsidR="00000000" w:rsidDel="00000000" w:rsidP="00000000" w:rsidRDefault="00000000" w:rsidRPr="00000000" w14:paraId="00000198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Ação no sistema: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Após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 confirmação do </w:t>
      </w:r>
      <w:r w:rsidDel="00000000" w:rsidR="00000000" w:rsidRPr="00000000">
        <w:rPr>
          <w:rtl w:val="0"/>
        </w:rPr>
        <w:t xml:space="preserve">gerente, o sistema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manda a solicitação de reposição do produto para o fornecedor.</w:t>
      </w:r>
    </w:p>
    <w:p w:rsidR="00000000" w:rsidDel="00000000" w:rsidP="00000000" w:rsidRDefault="00000000" w:rsidRPr="00000000" w14:paraId="0000019A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Pré-condições: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usuário deve estar logado no sistema, produtos registrados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Pós-condições: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mudanças são salvas no banco de dados. Pedido feito ao fornecedor.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Fluxo Principal: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faz um monitoramento constante do estoque. 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Nível de estoque mínimo atingido. 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Envia uma notificação de reposição ao gerente. 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O Gerente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confirma a reposição. 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Pedido de reposição é enviado ao fornecedor</w:t>
      </w:r>
    </w:p>
    <w:p w:rsidR="00000000" w:rsidDel="00000000" w:rsidP="00000000" w:rsidRDefault="00000000" w:rsidRPr="00000000" w14:paraId="000001A2">
      <w:pPr>
        <w:spacing w:after="0" w:before="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Fluxos Alternativos: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Caso o gerente não confirme a reposição não será enviado o pedido ao fornecedor.</w:t>
      </w:r>
    </w:p>
    <w:p w:rsidR="00000000" w:rsidDel="00000000" w:rsidP="00000000" w:rsidRDefault="00000000" w:rsidRPr="00000000" w14:paraId="000001A4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3"/>
        <w:keepNext w:val="1"/>
        <w:keepLines w:val="1"/>
        <w:spacing w:after="120" w:before="400" w:lineRule="auto"/>
        <w:ind w:firstLine="720"/>
        <w:jc w:val="left"/>
        <w:rPr>
          <w:vertAlign w:val="baseline"/>
        </w:rPr>
      </w:pPr>
      <w:bookmarkStart w:colFirst="0" w:colLast="0" w:name="_heading=h.xhtg8k26v1q3" w:id="30"/>
      <w:bookmarkEnd w:id="30"/>
      <w:r w:rsidDel="00000000" w:rsidR="00000000" w:rsidRPr="00000000">
        <w:rPr>
          <w:vertAlign w:val="baseline"/>
          <w:rtl w:val="0"/>
        </w:rPr>
        <w:t xml:space="preserve">4.2.9 Realizar venda</w:t>
      </w:r>
    </w:p>
    <w:p w:rsidR="00000000" w:rsidDel="00000000" w:rsidP="00000000" w:rsidRDefault="00000000" w:rsidRPr="00000000" w14:paraId="000001A6">
      <w:pPr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Nome do caso de uso: Realizar venda.</w:t>
      </w:r>
    </w:p>
    <w:p w:rsidR="00000000" w:rsidDel="00000000" w:rsidP="00000000" w:rsidRDefault="00000000" w:rsidRPr="00000000" w14:paraId="000001A7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Atores: Farmacêutico e Atendente.</w:t>
      </w:r>
    </w:p>
    <w:p w:rsidR="00000000" w:rsidDel="00000000" w:rsidP="00000000" w:rsidRDefault="00000000" w:rsidRPr="00000000" w14:paraId="000001A8">
      <w:pPr>
        <w:spacing w:after="0" w:before="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Objetivos: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ator será capaz de realizar a </w:t>
      </w:r>
      <w:r w:rsidDel="00000000" w:rsidR="00000000" w:rsidRPr="00000000">
        <w:rPr>
          <w:rtl w:val="0"/>
        </w:rPr>
        <w:t xml:space="preserve">venda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do produto.</w:t>
      </w:r>
    </w:p>
    <w:p w:rsidR="00000000" w:rsidDel="00000000" w:rsidP="00000000" w:rsidRDefault="00000000" w:rsidRPr="00000000" w14:paraId="000001A9">
      <w:pPr>
        <w:spacing w:after="0" w:before="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Ações do ator: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Acessar a aba "Realizar Venda" 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Inserir os dados do cliente.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Inserir produtos a serem vendidos</w:t>
      </w:r>
    </w:p>
    <w:p w:rsidR="00000000" w:rsidDel="00000000" w:rsidP="00000000" w:rsidRDefault="00000000" w:rsidRPr="00000000" w14:paraId="000001AD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Ação no sistema: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Verifica se os dados do cliente são válidos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Consulta a base de dados e verifica se os produtos selecionados estão disponíveis em estoque. Faz o </w:t>
      </w:r>
      <w:r w:rsidDel="00000000" w:rsidR="00000000" w:rsidRPr="00000000">
        <w:rPr>
          <w:rtl w:val="0"/>
        </w:rPr>
        <w:t xml:space="preserve">cálculo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total da compra. 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Exibe as opções de pagamento e possíveis descontos. 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Emite cupom fiscal. 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Faz a atualização do estoque após a compra.</w:t>
      </w:r>
    </w:p>
    <w:p w:rsidR="00000000" w:rsidDel="00000000" w:rsidP="00000000" w:rsidRDefault="00000000" w:rsidRPr="00000000" w14:paraId="000001B3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Pré-condições: O usuário deve estar logado no sistema.</w:t>
      </w:r>
    </w:p>
    <w:p w:rsidR="00000000" w:rsidDel="00000000" w:rsidP="00000000" w:rsidRDefault="00000000" w:rsidRPr="00000000" w14:paraId="000001B4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Pós-condições: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Extração de relatório de vendas dos produtos de venda efetuada com sucesso.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Fluxo Principal: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ator acessa a função "Realizar venda" 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exibe o formulário para inserir informações do cliente 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ator insere todas as informações solicitadas 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valida as informações do cliente 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ator é levado para a segunda página para inserir os produtos a serem vendidos 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verifica dados como quantidade em estoque do produto, ID do produto, valor. 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exibe possíveis descontos e formas de pagamento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Ao finalizar a compra o sistema emite uma mensagem de sucesso, decrementa a quantidade de itens retirados do estoque atualizando o banco de dados.</w:t>
      </w:r>
    </w:p>
    <w:p w:rsidR="00000000" w:rsidDel="00000000" w:rsidP="00000000" w:rsidRDefault="00000000" w:rsidRPr="00000000" w14:paraId="000001BE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Fluxos Alternativos: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informa que não existem dados referentes aos filtros solicitados. 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Caso o produto não seja encontrado o sistema notifica avisando que o produto não </w:t>
      </w:r>
      <w:r w:rsidDel="00000000" w:rsidR="00000000" w:rsidRPr="00000000">
        <w:rPr>
          <w:rtl w:val="0"/>
        </w:rPr>
        <w:t xml:space="preserve">está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disponível para venda 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usuário pode cancelar a venda, assim a venda não será registrada e o estoque não será atualizado 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Caso tenha estoque insuficiente o sistema ira notificar</w:t>
      </w:r>
    </w:p>
    <w:p w:rsidR="00000000" w:rsidDel="00000000" w:rsidP="00000000" w:rsidRDefault="00000000" w:rsidRPr="00000000" w14:paraId="000001C3">
      <w:pPr>
        <w:spacing w:after="0" w:before="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3"/>
        <w:keepNext w:val="1"/>
        <w:keepLines w:val="1"/>
        <w:spacing w:after="120" w:before="400" w:lineRule="auto"/>
        <w:ind w:firstLine="720"/>
        <w:jc w:val="left"/>
        <w:rPr>
          <w:vertAlign w:val="baseline"/>
        </w:rPr>
      </w:pPr>
      <w:bookmarkStart w:colFirst="0" w:colLast="0" w:name="_heading=h.ht7lzdczd2lq" w:id="31"/>
      <w:bookmarkEnd w:id="31"/>
      <w:r w:rsidDel="00000000" w:rsidR="00000000" w:rsidRPr="00000000">
        <w:rPr>
          <w:vertAlign w:val="baseline"/>
          <w:rtl w:val="0"/>
        </w:rPr>
        <w:t xml:space="preserve">4.2.10 Cadastrar Clientes</w:t>
      </w:r>
    </w:p>
    <w:p w:rsidR="00000000" w:rsidDel="00000000" w:rsidP="00000000" w:rsidRDefault="00000000" w:rsidRPr="00000000" w14:paraId="000001C5">
      <w:pPr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Nome do caso de uso: Cadastrar clientes.</w:t>
      </w:r>
    </w:p>
    <w:p w:rsidR="00000000" w:rsidDel="00000000" w:rsidP="00000000" w:rsidRDefault="00000000" w:rsidRPr="00000000" w14:paraId="000001C6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Atores: Farmacêutico e Atendente.</w:t>
      </w:r>
    </w:p>
    <w:p w:rsidR="00000000" w:rsidDel="00000000" w:rsidP="00000000" w:rsidRDefault="00000000" w:rsidRPr="00000000" w14:paraId="000001C7">
      <w:pPr>
        <w:spacing w:after="0" w:before="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Objetivos: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ator será capaz de cadastrar clientes no ato da compra de qualquer produto, solicitando dados mínimos ao cliente para agilizar o processo, como: CPF e telefone.</w:t>
      </w:r>
    </w:p>
    <w:p w:rsidR="00000000" w:rsidDel="00000000" w:rsidP="00000000" w:rsidRDefault="00000000" w:rsidRPr="00000000" w14:paraId="000001C8">
      <w:pPr>
        <w:spacing w:after="0" w:before="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Ações do ator: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Insere informações sobre o cliente.</w:t>
      </w:r>
    </w:p>
    <w:p w:rsidR="00000000" w:rsidDel="00000000" w:rsidP="00000000" w:rsidRDefault="00000000" w:rsidRPr="00000000" w14:paraId="000001CA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Ação no sistema: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Verifica se os dados informados são válidos 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Exibe mensagem de sucesso.</w:t>
      </w:r>
    </w:p>
    <w:p w:rsidR="00000000" w:rsidDel="00000000" w:rsidP="00000000" w:rsidRDefault="00000000" w:rsidRPr="00000000" w14:paraId="000001CD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Pré-condições: O usuário deve estar logado no sistema.</w:t>
      </w:r>
    </w:p>
    <w:p w:rsidR="00000000" w:rsidDel="00000000" w:rsidP="00000000" w:rsidRDefault="00000000" w:rsidRPr="00000000" w14:paraId="000001CE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Pós-condições: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Cliente cadastrado com sucesso ao banco de dados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Fluxo Principal: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ator acessa a função "</w:t>
      </w:r>
      <w:r w:rsidDel="00000000" w:rsidR="00000000" w:rsidRPr="00000000">
        <w:rPr>
          <w:rtl w:val="0"/>
        </w:rPr>
        <w:t xml:space="preserve">Cadastrar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Cliente" 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exibe a </w:t>
      </w:r>
      <w:r w:rsidDel="00000000" w:rsidR="00000000" w:rsidRPr="00000000">
        <w:rPr>
          <w:rtl w:val="0"/>
        </w:rPr>
        <w:t xml:space="preserve">página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com o formulário. 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ator insere todas as informações solicitadas. 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ator confirma as informações e confirma o cadastro. 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valida e exibe as informações de vendas. 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salva no banco de dados.</w:t>
      </w:r>
    </w:p>
    <w:p w:rsidR="00000000" w:rsidDel="00000000" w:rsidP="00000000" w:rsidRDefault="00000000" w:rsidRPr="00000000" w14:paraId="000001D6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Fluxos Alternativos: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Caso algum dado seja invalido o sistema informa que os dados inseridos são inválidos e solicita uma nova tentativa. 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ator cancela a operação e o processo é encerrado. 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Caso o cliente já tenha cadastro, o sistema retorna uma mensagem informando a existência do cadastro e cancela a operação.</w:t>
      </w:r>
    </w:p>
    <w:p w:rsidR="00000000" w:rsidDel="00000000" w:rsidP="00000000" w:rsidRDefault="00000000" w:rsidRPr="00000000" w14:paraId="000001DA">
      <w:pPr>
        <w:spacing w:after="0" w:before="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Style w:val="Heading1"/>
        <w:keepNext w:val="1"/>
        <w:keepLines w:val="1"/>
        <w:spacing w:after="120" w:before="400" w:lineRule="auto"/>
        <w:rPr>
          <w:vertAlign w:val="baseline"/>
        </w:rPr>
      </w:pPr>
      <w:bookmarkStart w:colFirst="0" w:colLast="0" w:name="_heading=h.lnxbz9" w:id="32"/>
      <w:bookmarkEnd w:id="32"/>
      <w:r w:rsidDel="00000000" w:rsidR="00000000" w:rsidRPr="00000000">
        <w:rPr>
          <w:vertAlign w:val="baseline"/>
          <w:rtl w:val="0"/>
        </w:rPr>
        <w:t xml:space="preserve">5 DIAGRAMA DE CLASSE</w:t>
      </w:r>
    </w:p>
    <w:p w:rsidR="00000000" w:rsidDel="00000000" w:rsidP="00000000" w:rsidRDefault="00000000" w:rsidRPr="00000000" w14:paraId="000001DC">
      <w:pPr>
        <w:ind w:left="0" w:firstLine="720"/>
        <w:rPr/>
      </w:pPr>
      <w:r w:rsidDel="00000000" w:rsidR="00000000" w:rsidRPr="00000000">
        <w:rPr>
          <w:rtl w:val="0"/>
        </w:rPr>
        <w:t xml:space="preserve">O diagrama de classes detalha a estrutura estática do sistema, mostrando as classes, seus atributos, métodos e os relacionamentos entre elas. Ele é crucial para definir a arquitetura do sistema e garantir que todas as funcionalidades possam ser implementadas de forma coesa.</w:t>
      </w:r>
    </w:p>
    <w:p w:rsidR="00000000" w:rsidDel="00000000" w:rsidP="00000000" w:rsidRDefault="00000000" w:rsidRPr="00000000" w14:paraId="000001DD">
      <w:pPr>
        <w:ind w:left="0" w:firstLine="0"/>
        <w:rPr/>
      </w:pPr>
      <w:r w:rsidDel="00000000" w:rsidR="00000000" w:rsidRPr="00000000">
        <w:rPr>
          <w:rtl w:val="0"/>
        </w:rPr>
        <w:t xml:space="preserve">Componentes Principais: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Classes: Representam entidades do sistema com atributos e métodos.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Relacionamentos: Incluem associações, heranças e dependências entre classes.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Atributos e Métodos: Definem as propriedades e comportamentos das classes</w:t>
      </w:r>
    </w:p>
    <w:p w:rsidR="00000000" w:rsidDel="00000000" w:rsidP="00000000" w:rsidRDefault="00000000" w:rsidRPr="00000000" w14:paraId="000001E1">
      <w:pPr>
        <w:spacing w:after="0" w:before="0" w:lineRule="auto"/>
        <w:ind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after="0" w:before="0" w:lineRule="auto"/>
        <w:ind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after="0" w:before="0" w:lineRule="auto"/>
        <w:ind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0" w:before="0" w:lineRule="auto"/>
        <w:ind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0" w:before="0" w:lineRule="auto"/>
        <w:ind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after="0" w:before="0" w:lineRule="auto"/>
        <w:ind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after="0" w:before="0" w:lineRule="auto"/>
        <w:ind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0" w:before="0" w:lineRule="auto"/>
        <w:ind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after="0" w:before="0" w:lineRule="auto"/>
        <w:ind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after="0" w:before="0" w:lineRule="auto"/>
        <w:ind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0" w:before="0" w:lineRule="auto"/>
        <w:ind w:firstLine="0"/>
        <w:jc w:val="center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Figura 4 </w:t>
      </w:r>
      <w:r w:rsidDel="00000000" w:rsidR="00000000" w:rsidRPr="00000000">
        <w:rPr>
          <w:sz w:val="20"/>
          <w:szCs w:val="20"/>
          <w:rtl w:val="0"/>
        </w:rPr>
        <w:t xml:space="preserve">– Diagrama de classe.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ind w:firstLine="0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-338926</wp:posOffset>
            </wp:positionH>
            <wp:positionV relativeFrom="paragraph">
              <wp:posOffset>89657</wp:posOffset>
            </wp:positionV>
            <wp:extent cx="6441457" cy="4685593"/>
            <wp:effectExtent b="0" l="0" r="0" t="0"/>
            <wp:wrapNone/>
            <wp:docPr id="206637249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1457" cy="46855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D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after="0" w:before="0" w:lineRule="auto"/>
        <w:ind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Fonte: Autoria própria, 2024.</w:t>
      </w:r>
    </w:p>
    <w:p w:rsidR="00000000" w:rsidDel="00000000" w:rsidP="00000000" w:rsidRDefault="00000000" w:rsidRPr="00000000" w14:paraId="000001FC">
      <w:pPr>
        <w:spacing w:after="0" w:before="0" w:lineRule="auto"/>
        <w:ind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after="0" w:before="0" w:lineRule="auto"/>
        <w:ind w:firstLine="720"/>
        <w:rPr/>
      </w:pPr>
      <w:r w:rsidDel="00000000" w:rsidR="00000000" w:rsidRPr="00000000">
        <w:rPr>
          <w:rtl w:val="0"/>
        </w:rPr>
        <w:t xml:space="preserve">Portanto, o diagrama de classes é uma ferramenta poderosa para modelar a estrutura de um sistema. No contexto do Sistema de Gerenciamento de Estoque de Farmácia, ele ajuda a visualizar as principais entidades (como Cliente, Produto, Funcionário e Venda) e os relacionamentos entre elas. Esse diagrama fornece uma base sólida para o desenvolvimento e garante que todos os aspectos do sistema sejam considerados e bem definidos desde o início do projeto.</w:t>
      </w:r>
    </w:p>
    <w:p w:rsidR="00000000" w:rsidDel="00000000" w:rsidP="00000000" w:rsidRDefault="00000000" w:rsidRPr="00000000" w14:paraId="000001FE">
      <w:pPr>
        <w:spacing w:after="0" w:before="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pStyle w:val="Heading1"/>
        <w:keepNext w:val="1"/>
        <w:keepLines w:val="1"/>
        <w:spacing w:after="120" w:before="400" w:lineRule="auto"/>
        <w:rPr>
          <w:vertAlign w:val="baseline"/>
        </w:rPr>
      </w:pPr>
      <w:bookmarkStart w:colFirst="0" w:colLast="0" w:name="_heading=h.35nkun2" w:id="33"/>
      <w:bookmarkEnd w:id="33"/>
      <w:r w:rsidDel="00000000" w:rsidR="00000000" w:rsidRPr="00000000">
        <w:rPr>
          <w:vertAlign w:val="baseline"/>
          <w:rtl w:val="0"/>
        </w:rPr>
        <w:t xml:space="preserve">6 DIAGRAMA DE SEQUÊNCIA</w:t>
      </w:r>
    </w:p>
    <w:p w:rsidR="00000000" w:rsidDel="00000000" w:rsidP="00000000" w:rsidRDefault="00000000" w:rsidRPr="00000000" w14:paraId="00000200">
      <w:pPr>
        <w:ind w:left="0" w:firstLine="720"/>
        <w:rPr/>
      </w:pPr>
      <w:r w:rsidDel="00000000" w:rsidR="00000000" w:rsidRPr="00000000">
        <w:rPr>
          <w:rtl w:val="0"/>
        </w:rPr>
        <w:t xml:space="preserve">O diagrama de sequência modela a interação entre objetos ao longo do tempo para realizar uma funcionalidade específica. Ele é útil para entender a dinâmica do sistema e garantir que as mensagens trocadas entre os objetos estão corretas.</w:t>
      </w:r>
    </w:p>
    <w:p w:rsidR="00000000" w:rsidDel="00000000" w:rsidP="00000000" w:rsidRDefault="00000000" w:rsidRPr="00000000" w14:paraId="00000201">
      <w:pPr>
        <w:ind w:left="0" w:firstLine="72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É possível identificar as dependências, as trocas de informações e as operações realizadas ao visualizar e compreender o fluxo de execução do sistema. Essa abordagem facilita a análise, o design, a implementação e a depuração do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ind w:left="0" w:firstLine="0"/>
        <w:rPr/>
      </w:pPr>
      <w:r w:rsidDel="00000000" w:rsidR="00000000" w:rsidRPr="00000000">
        <w:rPr>
          <w:rtl w:val="0"/>
        </w:rPr>
        <w:t xml:space="preserve">Componentes Principais: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Objetos: Instâncias das classes participantes da interação.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ksv4uv" w:id="34"/>
      <w:bookmarkEnd w:id="34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Lifelines: Representam a existência dos objetos durante a interação.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Mensagens: Mostram a comunicação entre objetos na forma de chamadas de métodos ou troca de dados.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ab/>
        <w:t xml:space="preserve">Na</w:t>
      </w:r>
      <w:sdt>
        <w:sdtPr>
          <w:tag w:val="goog_rdk_2"/>
        </w:sdtPr>
        <w:sdtContent>
          <w:ins w:author="Zuza Neto" w:id="1" w:date="2024-06-04T02:54:15Z">
            <w:r w:rsidDel="00000000" w:rsidR="00000000" w:rsidRPr="00000000">
              <w:rPr>
                <w:rtl w:val="0"/>
              </w:rPr>
              <w:t xml:space="preserve">s</w:t>
            </w:r>
          </w:ins>
        </w:sdtContent>
      </w:sdt>
      <w:r w:rsidDel="00000000" w:rsidR="00000000" w:rsidRPr="00000000">
        <w:rPr>
          <w:rtl w:val="0"/>
        </w:rPr>
        <w:t xml:space="preserve"> figuras 5 a 10 abaixo, temos os diagramas de sequência que irão compor o sistema de farmácia Farma Tech.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ab/>
        <w:t xml:space="preserve">O funcionário realiza uma venda, que envolve atualizar o estoque e registrar a venda no banco de dados.</w:t>
      </w:r>
    </w:p>
    <w:p w:rsidR="00000000" w:rsidDel="00000000" w:rsidP="00000000" w:rsidRDefault="00000000" w:rsidRPr="00000000" w14:paraId="00000208">
      <w:pPr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5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– Diagrama de sequência</w:t>
      </w:r>
      <w:r w:rsidDel="00000000" w:rsidR="00000000" w:rsidRPr="00000000">
        <w:rPr>
          <w:sz w:val="20"/>
          <w:szCs w:val="20"/>
          <w:rtl w:val="0"/>
        </w:rPr>
        <w:t xml:space="preserve">: adicionar estoque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20A">
      <w:pPr>
        <w:spacing w:after="0" w:before="0" w:line="360" w:lineRule="auto"/>
        <w:ind w:left="0" w:righ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99223</wp:posOffset>
            </wp:positionH>
            <wp:positionV relativeFrom="paragraph">
              <wp:posOffset>57150</wp:posOffset>
            </wp:positionV>
            <wp:extent cx="5560541" cy="4328151"/>
            <wp:effectExtent b="0" l="0" r="0" t="0"/>
            <wp:wrapNone/>
            <wp:docPr id="206637249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0541" cy="43281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B">
      <w:pPr>
        <w:spacing w:after="0" w:before="0" w:line="360" w:lineRule="auto"/>
        <w:ind w:left="0" w:righ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after="0" w:before="0" w:line="360" w:lineRule="auto"/>
        <w:ind w:left="0" w:righ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Fonte: Autoria própria, 2024.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6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– Diagrama de sequência</w:t>
      </w:r>
      <w:r w:rsidDel="00000000" w:rsidR="00000000" w:rsidRPr="00000000">
        <w:rPr>
          <w:sz w:val="20"/>
          <w:szCs w:val="20"/>
          <w:rtl w:val="0"/>
        </w:rPr>
        <w:t xml:space="preserve">: pedido de reposição.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.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-361948</wp:posOffset>
            </wp:positionH>
            <wp:positionV relativeFrom="paragraph">
              <wp:posOffset>200025</wp:posOffset>
            </wp:positionV>
            <wp:extent cx="6467636" cy="2573356"/>
            <wp:effectExtent b="0" l="0" r="0" t="0"/>
            <wp:wrapNone/>
            <wp:docPr id="206637249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3961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7636" cy="25733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C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Fonte: Autoria própria, 2024.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ind w:left="0" w:firstLine="720"/>
        <w:jc w:val="left"/>
        <w:rPr/>
      </w:pPr>
      <w:r w:rsidDel="00000000" w:rsidR="00000000" w:rsidRPr="00000000">
        <w:rPr>
          <w:rtl w:val="0"/>
        </w:rPr>
        <w:t xml:space="preserve">O cliente solicita login ao sistema, que valida as credenciais com o banco de dados e retorna o resultado.</w:t>
      </w:r>
    </w:p>
    <w:p w:rsidR="00000000" w:rsidDel="00000000" w:rsidP="00000000" w:rsidRDefault="00000000" w:rsidRPr="00000000" w14:paraId="00000226">
      <w:pPr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7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– Diagrama de sequência</w:t>
      </w:r>
      <w:r w:rsidDel="00000000" w:rsidR="00000000" w:rsidRPr="00000000">
        <w:rPr>
          <w:sz w:val="20"/>
          <w:szCs w:val="20"/>
          <w:rtl w:val="0"/>
        </w:rPr>
        <w:t xml:space="preserve">: login.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-162713</wp:posOffset>
            </wp:positionH>
            <wp:positionV relativeFrom="paragraph">
              <wp:posOffset>180975</wp:posOffset>
            </wp:positionV>
            <wp:extent cx="6087270" cy="4690666"/>
            <wp:effectExtent b="0" l="0" r="0" t="0"/>
            <wp:wrapNone/>
            <wp:docPr id="206637249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7270" cy="46906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7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Fonte: Autoria própria, 2024.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pacing w:after="0" w:before="0" w:line="360" w:lineRule="auto"/>
        <w:ind w:left="0" w:righ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8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– Diagrama de sequência</w:t>
      </w:r>
      <w:r w:rsidDel="00000000" w:rsidR="00000000" w:rsidRPr="00000000">
        <w:rPr>
          <w:sz w:val="20"/>
          <w:szCs w:val="20"/>
          <w:rtl w:val="0"/>
        </w:rPr>
        <w:t xml:space="preserve">: cadastro de produtos.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.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-66673</wp:posOffset>
            </wp:positionH>
            <wp:positionV relativeFrom="paragraph">
              <wp:posOffset>142875</wp:posOffset>
            </wp:positionV>
            <wp:extent cx="5876925" cy="4430713"/>
            <wp:effectExtent b="0" l="0" r="0" t="0"/>
            <wp:wrapNone/>
            <wp:docPr id="2066372500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430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8">
      <w:pPr>
        <w:spacing w:after="0" w:before="0" w:line="360" w:lineRule="auto"/>
        <w:ind w:left="0" w:righ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after="0" w:before="0" w:line="360" w:lineRule="auto"/>
        <w:ind w:left="0" w:righ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after="0" w:before="0" w:line="360" w:lineRule="auto"/>
        <w:ind w:left="0" w:righ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after="0" w:before="0" w:line="360" w:lineRule="auto"/>
        <w:ind w:left="0" w:righ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after="0" w:before="0" w:line="360" w:lineRule="auto"/>
        <w:ind w:left="0" w:righ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after="0" w:before="0" w:line="360" w:lineRule="auto"/>
        <w:ind w:left="0" w:righ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after="0" w:before="0" w:line="360" w:lineRule="auto"/>
        <w:ind w:left="0" w:righ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after="0" w:before="0" w:line="360" w:lineRule="auto"/>
        <w:ind w:left="0" w:righ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after="0" w:before="0" w:line="360" w:lineRule="auto"/>
        <w:ind w:left="0" w:righ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after="0" w:before="0" w:line="360" w:lineRule="auto"/>
        <w:ind w:left="0" w:righ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after="0" w:before="0" w:line="360" w:lineRule="auto"/>
        <w:ind w:left="0" w:righ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after="0" w:before="0" w:line="360" w:lineRule="auto"/>
        <w:ind w:left="0" w:righ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after="0" w:before="0" w:line="360" w:lineRule="auto"/>
        <w:ind w:left="0" w:righ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after="0" w:before="0" w:line="360" w:lineRule="auto"/>
        <w:ind w:left="0" w:righ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after="0" w:before="0" w:line="360" w:lineRule="auto"/>
        <w:ind w:left="0" w:righ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after="0" w:before="0" w:line="360" w:lineRule="auto"/>
        <w:ind w:left="0" w:righ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Fonte: Autoria própria, 2024.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after="0" w:before="0" w:line="360" w:lineRule="auto"/>
        <w:ind w:left="0" w:righ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after="0" w:before="0" w:line="360" w:lineRule="auto"/>
        <w:ind w:left="0" w:righ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after="0" w:before="0" w:line="360" w:lineRule="auto"/>
        <w:ind w:left="0" w:righ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after="0" w:before="0" w:line="360" w:lineRule="auto"/>
        <w:ind w:left="0" w:righ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9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 – Diagrama de sequência</w:t>
      </w:r>
      <w:r w:rsidDel="00000000" w:rsidR="00000000" w:rsidRPr="00000000">
        <w:rPr>
          <w:sz w:val="20"/>
          <w:szCs w:val="20"/>
          <w:rtl w:val="0"/>
        </w:rPr>
        <w:t xml:space="preserve">: Venda.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ind w:left="0" w:firstLine="0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-329401</wp:posOffset>
            </wp:positionH>
            <wp:positionV relativeFrom="paragraph">
              <wp:posOffset>26684</wp:posOffset>
            </wp:positionV>
            <wp:extent cx="6416597" cy="5811838"/>
            <wp:effectExtent b="0" l="0" r="0" t="0"/>
            <wp:wrapNone/>
            <wp:docPr id="206637250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6597" cy="5811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5B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Fonte: Autoria própria, 2024.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O gerente cadastra um novo funcionário no sistema, que insere os dados no banco de dados e confirma a operação.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after="0" w:before="0" w:lineRule="auto"/>
        <w:ind w:firstLine="0"/>
        <w:jc w:val="center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Figura 10</w:t>
      </w:r>
      <w:r w:rsidDel="00000000" w:rsidR="00000000" w:rsidRPr="00000000">
        <w:rPr>
          <w:sz w:val="20"/>
          <w:szCs w:val="20"/>
          <w:rtl w:val="0"/>
        </w:rPr>
        <w:t xml:space="preserve"> – Diagrama de sequência: cadastro de funcionário.</w:t>
      </w:r>
    </w:p>
    <w:p w:rsidR="00000000" w:rsidDel="00000000" w:rsidP="00000000" w:rsidRDefault="00000000" w:rsidRPr="00000000" w14:paraId="00000274">
      <w:pPr>
        <w:ind w:firstLine="0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-134138</wp:posOffset>
            </wp:positionH>
            <wp:positionV relativeFrom="paragraph">
              <wp:posOffset>57150</wp:posOffset>
            </wp:positionV>
            <wp:extent cx="6030322" cy="4485363"/>
            <wp:effectExtent b="0" l="0" r="0" t="0"/>
            <wp:wrapNone/>
            <wp:docPr id="206637250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322" cy="4485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75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pacing w:after="0" w:before="0" w:lineRule="auto"/>
        <w:ind w:firstLine="0"/>
        <w:jc w:val="center"/>
        <w:rPr/>
      </w:pPr>
      <w:r w:rsidDel="00000000" w:rsidR="00000000" w:rsidRPr="00000000">
        <w:rPr>
          <w:sz w:val="20"/>
          <w:szCs w:val="20"/>
          <w:rtl w:val="0"/>
        </w:rPr>
        <w:t xml:space="preserve">Fonte: Autoria própria, 2024.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ind w:left="0" w:firstLine="720"/>
        <w:rPr/>
      </w:pPr>
      <w:r w:rsidDel="00000000" w:rsidR="00000000" w:rsidRPr="00000000">
        <w:rPr>
          <w:rtl w:val="0"/>
        </w:rPr>
        <w:t xml:space="preserve">O diagrama de sequência é uma ferramenta valiosa para modelar e entender as interações dinâmicas em um sistema. No contexto do Sistema de Gerenciamento de Estoque de Farmácia, ele ajuda a detalhar os processos de login, cadastro de clientes, realização de vendas e visualização de dashboards, garantindo que todas as mensagens e operações sejam executadas na ordem correta e de maneira eficiente. Este diagrama é fundamental para o desenvolvimento e implementação precisos das funcionalidades do sistema.</w:t>
      </w:r>
    </w:p>
    <w:p w:rsidR="00000000" w:rsidDel="00000000" w:rsidP="00000000" w:rsidRDefault="00000000" w:rsidRPr="00000000" w14:paraId="000002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pStyle w:val="Heading1"/>
        <w:keepNext w:val="1"/>
        <w:keepLines w:val="1"/>
        <w:spacing w:after="120" w:before="400" w:lineRule="auto"/>
        <w:ind w:firstLine="720"/>
        <w:rPr>
          <w:vertAlign w:val="baseline"/>
        </w:rPr>
      </w:pPr>
      <w:bookmarkStart w:colFirst="0" w:colLast="0" w:name="_heading=h.44sinio" w:id="35"/>
      <w:bookmarkEnd w:id="35"/>
      <w:r w:rsidDel="00000000" w:rsidR="00000000" w:rsidRPr="00000000">
        <w:rPr>
          <w:vertAlign w:val="baseline"/>
          <w:rtl w:val="0"/>
        </w:rPr>
        <w:t xml:space="preserve">7 DIAGRAMA DE ATIVIDADE</w:t>
      </w:r>
    </w:p>
    <w:p w:rsidR="00000000" w:rsidDel="00000000" w:rsidP="00000000" w:rsidRDefault="00000000" w:rsidRPr="00000000" w14:paraId="00000289">
      <w:pPr>
        <w:ind w:left="0" w:firstLine="720"/>
        <w:rPr/>
      </w:pPr>
      <w:r w:rsidDel="00000000" w:rsidR="00000000" w:rsidRPr="00000000">
        <w:rPr>
          <w:rtl w:val="0"/>
        </w:rPr>
        <w:t xml:space="preserve">O diagrama de atividade descreve o fluxo de atividades em um processo, representando a lógica do negócio e o fluxo de controle de operações. Ele é especialmente útil para entender e modelar processos complexos dentro do sistema.</w:t>
      </w:r>
    </w:p>
    <w:p w:rsidR="00000000" w:rsidDel="00000000" w:rsidP="00000000" w:rsidRDefault="00000000" w:rsidRPr="00000000" w14:paraId="0000028A">
      <w:pPr>
        <w:ind w:left="0" w:firstLine="0"/>
        <w:rPr/>
      </w:pPr>
      <w:r w:rsidDel="00000000" w:rsidR="00000000" w:rsidRPr="00000000">
        <w:rPr>
          <w:rtl w:val="0"/>
        </w:rPr>
        <w:t xml:space="preserve">Componentes Principais: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Atividades: Representam as tarefas ou ações realizadas.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Fluxos de Controle: Indicadores de transição entre atividades.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Decisões: Pontos de ramificação no fluxo de atividades com base em condições.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jxsxqh" w:id="36"/>
      <w:bookmarkEnd w:id="36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Swimlanes: Divisões que mostram quais atores ou sistemas executam quais atividades.</w:t>
      </w:r>
    </w:p>
    <w:p w:rsidR="00000000" w:rsidDel="00000000" w:rsidP="00000000" w:rsidRDefault="00000000" w:rsidRPr="00000000" w14:paraId="0000028F">
      <w:pPr>
        <w:ind w:left="0" w:firstLine="720"/>
        <w:rPr>
          <w:b w:val="1"/>
        </w:rPr>
      </w:pPr>
      <w:r w:rsidDel="00000000" w:rsidR="00000000" w:rsidRPr="00000000">
        <w:rPr>
          <w:rtl w:val="0"/>
        </w:rPr>
        <w:t xml:space="preserve">A seguir, listam-se os diagramas de atividade empregados e que serão implementados no sistema Farma Tech. Neles, estão incluídas diversas atividade brevemente apresentadas: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numPr>
          <w:ilvl w:val="0"/>
          <w:numId w:val="30"/>
        </w:numPr>
        <w:spacing w:after="0" w:before="240" w:lineRule="auto"/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Efetuar Login: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numPr>
          <w:ilvl w:val="1"/>
          <w:numId w:val="30"/>
        </w:numPr>
        <w:spacing w:after="0" w:before="0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O cliente inicia o processo fazendo login no sistema.</w:t>
      </w:r>
    </w:p>
    <w:p w:rsidR="00000000" w:rsidDel="00000000" w:rsidP="00000000" w:rsidRDefault="00000000" w:rsidRPr="00000000" w14:paraId="00000292">
      <w:pPr>
        <w:numPr>
          <w:ilvl w:val="0"/>
          <w:numId w:val="30"/>
        </w:numPr>
        <w:spacing w:after="0" w:before="0" w:lineRule="auto"/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Consultar Produtos: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numPr>
          <w:ilvl w:val="1"/>
          <w:numId w:val="30"/>
        </w:numPr>
        <w:spacing w:after="0" w:before="0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Após o login, o cliente consulta os produtos disponíveis.</w:t>
      </w:r>
    </w:p>
    <w:p w:rsidR="00000000" w:rsidDel="00000000" w:rsidP="00000000" w:rsidRDefault="00000000" w:rsidRPr="00000000" w14:paraId="00000294">
      <w:pPr>
        <w:numPr>
          <w:ilvl w:val="0"/>
          <w:numId w:val="30"/>
        </w:numPr>
        <w:spacing w:after="0" w:before="0" w:lineRule="auto"/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Verificar Credenciais: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numPr>
          <w:ilvl w:val="1"/>
          <w:numId w:val="30"/>
        </w:numPr>
        <w:spacing w:after="0" w:before="0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O sistema verifica as credenciais do cliente.</w:t>
      </w:r>
    </w:p>
    <w:p w:rsidR="00000000" w:rsidDel="00000000" w:rsidP="00000000" w:rsidRDefault="00000000" w:rsidRPr="00000000" w14:paraId="00000296">
      <w:pPr>
        <w:numPr>
          <w:ilvl w:val="1"/>
          <w:numId w:val="30"/>
        </w:numPr>
        <w:spacing w:after="0" w:before="0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Se válidas, o sistema mostra os produtos; caso contrário, exibe uma mensagem de erro.</w:t>
      </w:r>
    </w:p>
    <w:p w:rsidR="00000000" w:rsidDel="00000000" w:rsidP="00000000" w:rsidRDefault="00000000" w:rsidRPr="00000000" w14:paraId="00000297">
      <w:pPr>
        <w:numPr>
          <w:ilvl w:val="0"/>
          <w:numId w:val="30"/>
        </w:numPr>
        <w:spacing w:after="0" w:before="0" w:lineRule="auto"/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Selecionar Produtos e Adicionar ao Carrinho: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numPr>
          <w:ilvl w:val="1"/>
          <w:numId w:val="30"/>
        </w:numPr>
        <w:spacing w:after="0" w:before="0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O cliente seleciona os produtos desejados e os adiciona ao carrinho de compras.</w:t>
      </w:r>
    </w:p>
    <w:p w:rsidR="00000000" w:rsidDel="00000000" w:rsidP="00000000" w:rsidRDefault="00000000" w:rsidRPr="00000000" w14:paraId="00000299">
      <w:pPr>
        <w:numPr>
          <w:ilvl w:val="0"/>
          <w:numId w:val="30"/>
        </w:numPr>
        <w:spacing w:after="0" w:before="0" w:lineRule="auto"/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Finalizar Compra: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numPr>
          <w:ilvl w:val="1"/>
          <w:numId w:val="30"/>
        </w:numPr>
        <w:spacing w:after="0" w:before="0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O cliente finaliza a compra.</w:t>
      </w:r>
    </w:p>
    <w:p w:rsidR="00000000" w:rsidDel="00000000" w:rsidP="00000000" w:rsidRDefault="00000000" w:rsidRPr="00000000" w14:paraId="0000029B">
      <w:pPr>
        <w:numPr>
          <w:ilvl w:val="0"/>
          <w:numId w:val="30"/>
        </w:numPr>
        <w:spacing w:after="0" w:before="0" w:lineRule="auto"/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Processar Pagamento e Atualizar Estoque: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numPr>
          <w:ilvl w:val="1"/>
          <w:numId w:val="30"/>
        </w:numPr>
        <w:spacing w:after="0" w:before="0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O sistema processa o pagamento e atualiza o estoque conforme os produtos vendidos.</w:t>
      </w:r>
    </w:p>
    <w:p w:rsidR="00000000" w:rsidDel="00000000" w:rsidP="00000000" w:rsidRDefault="00000000" w:rsidRPr="00000000" w14:paraId="0000029D">
      <w:pPr>
        <w:numPr>
          <w:ilvl w:val="0"/>
          <w:numId w:val="30"/>
        </w:numPr>
        <w:spacing w:after="0" w:before="0" w:lineRule="auto"/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Receber Confirmação: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numPr>
          <w:ilvl w:val="1"/>
          <w:numId w:val="30"/>
        </w:numPr>
        <w:spacing w:after="240" w:before="0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O cliente recebe a confirmação da compra.</w:t>
      </w:r>
    </w:p>
    <w:p w:rsidR="00000000" w:rsidDel="00000000" w:rsidP="00000000" w:rsidRDefault="00000000" w:rsidRPr="00000000" w14:paraId="0000029F">
      <w:pPr>
        <w:spacing w:after="240" w:before="240" w:lineRule="auto"/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Após essa breve apresentação, seguem as imagens 11 a 17 com os diagramas de atividade do sistema.</w:t>
      </w:r>
    </w:p>
    <w:p w:rsidR="00000000" w:rsidDel="00000000" w:rsidP="00000000" w:rsidRDefault="00000000" w:rsidRPr="00000000" w14:paraId="000002A0">
      <w:pPr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11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 – Diagrama de atividade</w:t>
      </w:r>
      <w:r w:rsidDel="00000000" w:rsidR="00000000" w:rsidRPr="00000000">
        <w:rPr>
          <w:sz w:val="20"/>
          <w:szCs w:val="20"/>
          <w:rtl w:val="0"/>
        </w:rPr>
        <w:t xml:space="preserve">: vendas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2A1">
      <w:pPr>
        <w:ind w:left="0" w:firstLine="0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-96038</wp:posOffset>
            </wp:positionH>
            <wp:positionV relativeFrom="paragraph">
              <wp:posOffset>19050</wp:posOffset>
            </wp:positionV>
            <wp:extent cx="5953355" cy="5279225"/>
            <wp:effectExtent b="0" l="0" r="0" t="0"/>
            <wp:wrapNone/>
            <wp:docPr id="206637250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355" cy="5279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A2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Fonte: Autoria própria, 2024.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12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 – Diagrama de atividade</w:t>
      </w:r>
      <w:r w:rsidDel="00000000" w:rsidR="00000000" w:rsidRPr="00000000">
        <w:rPr>
          <w:sz w:val="20"/>
          <w:szCs w:val="20"/>
          <w:rtl w:val="0"/>
        </w:rPr>
        <w:t xml:space="preserve">: cadastro de cliente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.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161925</wp:posOffset>
            </wp:positionV>
            <wp:extent cx="4830763" cy="4062232"/>
            <wp:effectExtent b="0" l="0" r="0" t="0"/>
            <wp:wrapNone/>
            <wp:docPr id="2066372507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0763" cy="40622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BC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pacing w:after="0" w:before="0" w:line="360" w:lineRule="auto"/>
        <w:ind w:left="0" w:righ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pacing w:after="0" w:before="0" w:line="360" w:lineRule="auto"/>
        <w:ind w:left="0" w:righ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Fonte: Autoria própria, 2024.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pacing w:after="0" w:before="0" w:line="360" w:lineRule="auto"/>
        <w:ind w:left="0" w:righ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pacing w:after="0" w:before="0" w:line="360" w:lineRule="auto"/>
        <w:ind w:left="0" w:righ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pacing w:after="0" w:before="0" w:line="360" w:lineRule="auto"/>
        <w:ind w:left="0" w:righ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pacing w:after="0" w:before="0" w:line="360" w:lineRule="auto"/>
        <w:ind w:left="0" w:righ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pacing w:after="0" w:before="0" w:line="360" w:lineRule="auto"/>
        <w:ind w:left="0" w:righ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after="0" w:before="0" w:line="360" w:lineRule="auto"/>
        <w:ind w:left="0" w:righ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pacing w:after="0" w:before="0" w:line="360" w:lineRule="auto"/>
        <w:ind w:left="0" w:righ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after="0" w:before="0" w:line="360" w:lineRule="auto"/>
        <w:ind w:left="0" w:righ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pacing w:after="0" w:before="0" w:line="360" w:lineRule="auto"/>
        <w:ind w:left="0" w:righ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pacing w:after="0" w:before="0" w:line="360" w:lineRule="auto"/>
        <w:ind w:left="0" w:righ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after="0" w:before="0" w:line="360" w:lineRule="auto"/>
        <w:ind w:left="0" w:righ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pacing w:after="0" w:before="0" w:line="360" w:lineRule="auto"/>
        <w:ind w:left="0" w:righ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pacing w:after="0" w:before="0" w:line="360" w:lineRule="auto"/>
        <w:ind w:left="0" w:righ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after="0" w:before="0" w:line="360" w:lineRule="auto"/>
        <w:ind w:left="0" w:righ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pacing w:after="0" w:before="0" w:line="360" w:lineRule="auto"/>
        <w:ind w:left="0" w:righ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pacing w:after="0" w:before="0" w:line="360" w:lineRule="auto"/>
        <w:ind w:left="0" w:righ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pacing w:after="0" w:before="0" w:line="360" w:lineRule="auto"/>
        <w:ind w:left="0" w:righ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pacing w:after="0" w:before="0" w:line="360" w:lineRule="auto"/>
        <w:ind w:left="0" w:righ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13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 – Diagrama de atividade</w:t>
      </w:r>
      <w:r w:rsidDel="00000000" w:rsidR="00000000" w:rsidRPr="00000000">
        <w:rPr>
          <w:sz w:val="20"/>
          <w:szCs w:val="20"/>
          <w:rtl w:val="0"/>
        </w:rPr>
        <w:t xml:space="preserve">: adicionar estoque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2DE">
      <w:pPr>
        <w:ind w:left="0" w:firstLine="0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142875</wp:posOffset>
            </wp:positionV>
            <wp:extent cx="4838700" cy="3827059"/>
            <wp:effectExtent b="0" l="0" r="0" t="0"/>
            <wp:wrapNone/>
            <wp:docPr id="206637250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8270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DF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pacing w:after="0" w:before="0" w:line="360" w:lineRule="auto"/>
        <w:ind w:left="0" w:righ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pacing w:after="0" w:before="0" w:line="36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Fonte: Autoria própria, 2024.</w:t>
      </w:r>
    </w:p>
    <w:p w:rsidR="00000000" w:rsidDel="00000000" w:rsidP="00000000" w:rsidRDefault="00000000" w:rsidRPr="00000000" w14:paraId="000002EC">
      <w:pPr>
        <w:spacing w:after="0" w:before="0" w:line="360" w:lineRule="auto"/>
        <w:ind w:left="0" w:righ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14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 – Diagrama de atividade</w:t>
      </w:r>
      <w:r w:rsidDel="00000000" w:rsidR="00000000" w:rsidRPr="00000000">
        <w:rPr>
          <w:sz w:val="20"/>
          <w:szCs w:val="20"/>
          <w:rtl w:val="0"/>
        </w:rPr>
        <w:t xml:space="preserve">: login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.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180994</wp:posOffset>
            </wp:positionV>
            <wp:extent cx="4838700" cy="3687644"/>
            <wp:effectExtent b="0" l="0" r="0" t="0"/>
            <wp:wrapNone/>
            <wp:docPr id="206637250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6876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EE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Fonte: Autoria própria, 2024.</w:t>
      </w:r>
    </w:p>
    <w:p w:rsidR="00000000" w:rsidDel="00000000" w:rsidP="00000000" w:rsidRDefault="00000000" w:rsidRPr="00000000" w14:paraId="000002F9">
      <w:pPr>
        <w:spacing w:after="0" w:before="0" w:line="360" w:lineRule="auto"/>
        <w:ind w:left="0" w:righ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15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 – Diagrama de atividade</w:t>
      </w:r>
      <w:r w:rsidDel="00000000" w:rsidR="00000000" w:rsidRPr="00000000">
        <w:rPr>
          <w:sz w:val="20"/>
          <w:szCs w:val="20"/>
          <w:rtl w:val="0"/>
        </w:rPr>
        <w:t xml:space="preserve">: cadastro de produtos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.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485775</wp:posOffset>
            </wp:positionH>
            <wp:positionV relativeFrom="paragraph">
              <wp:posOffset>161925</wp:posOffset>
            </wp:positionV>
            <wp:extent cx="4630738" cy="4141144"/>
            <wp:effectExtent b="0" l="0" r="0" t="0"/>
            <wp:wrapNone/>
            <wp:docPr id="206637251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0738" cy="41411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FB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pacing w:after="0" w:before="0" w:line="360" w:lineRule="auto"/>
        <w:ind w:left="0" w:righ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Fonte: Autoria própria, 2024.</w:t>
      </w:r>
    </w:p>
    <w:p w:rsidR="00000000" w:rsidDel="00000000" w:rsidP="00000000" w:rsidRDefault="00000000" w:rsidRPr="00000000" w14:paraId="00000309">
      <w:pPr>
        <w:spacing w:after="0" w:before="0" w:line="360" w:lineRule="auto"/>
        <w:ind w:left="0" w:righ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16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 – Diagrama de atividade</w:t>
      </w:r>
      <w:r w:rsidDel="00000000" w:rsidR="00000000" w:rsidRPr="00000000">
        <w:rPr>
          <w:sz w:val="20"/>
          <w:szCs w:val="20"/>
          <w:rtl w:val="0"/>
        </w:rPr>
        <w:t xml:space="preserve">: cadastro de funcionário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30B">
      <w:pPr>
        <w:ind w:left="0" w:firstLine="0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485775</wp:posOffset>
            </wp:positionH>
            <wp:positionV relativeFrom="paragraph">
              <wp:posOffset>28575</wp:posOffset>
            </wp:positionV>
            <wp:extent cx="4656112" cy="3876675"/>
            <wp:effectExtent b="0" l="0" r="0" t="0"/>
            <wp:wrapNone/>
            <wp:docPr id="206637251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6112" cy="3876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0C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Fonte: Autoria própria, 2024.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pacing w:after="0" w:before="0" w:lineRule="auto"/>
        <w:ind w:left="0" w:firstLine="0"/>
        <w:jc w:val="center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Figura 17 </w:t>
      </w:r>
      <w:r w:rsidDel="00000000" w:rsidR="00000000" w:rsidRPr="00000000">
        <w:rPr>
          <w:sz w:val="20"/>
          <w:szCs w:val="20"/>
          <w:rtl w:val="0"/>
        </w:rPr>
        <w:t xml:space="preserve">– Diagrama de atividade: pedido de reposição.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576262</wp:posOffset>
            </wp:positionH>
            <wp:positionV relativeFrom="paragraph">
              <wp:posOffset>171450</wp:posOffset>
            </wp:positionV>
            <wp:extent cx="4478338" cy="4014721"/>
            <wp:effectExtent b="0" l="0" r="0" t="0"/>
            <wp:wrapNone/>
            <wp:docPr id="206637251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8338" cy="40147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19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spacing w:after="0" w:before="0" w:lineRule="auto"/>
        <w:ind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Fonte: Autoria própria, 2024.</w:t>
      </w:r>
    </w:p>
    <w:p w:rsidR="00000000" w:rsidDel="00000000" w:rsidP="00000000" w:rsidRDefault="00000000" w:rsidRPr="00000000" w14:paraId="00000326">
      <w:pPr>
        <w:spacing w:after="0" w:before="0" w:lineRule="auto"/>
        <w:ind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pacing w:after="0" w:before="0" w:lineRule="auto"/>
        <w:ind w:firstLine="720"/>
        <w:rPr/>
      </w:pPr>
      <w:r w:rsidDel="00000000" w:rsidR="00000000" w:rsidRPr="00000000">
        <w:rPr>
          <w:rtl w:val="0"/>
        </w:rPr>
        <w:t xml:space="preserve">O diagrama de atividade é uma ferramenta poderosa para modelar e entender os processos e fluxos de trabalho em um sistema. No contexto do Sistema de Gerenciamento de Estoque de Farmácia, ele detalha claramente o processo de realização de uma venda, desde o login do cliente até a confirmação da compra. Esse diagrama ajuda a identificar possíveis melhorias no processo, garantindo eficiência e clareza na execução das atividades. Ele é essencial para a análise, design e otimização dos processos do sistema.</w:t>
      </w:r>
    </w:p>
    <w:p w:rsidR="00000000" w:rsidDel="00000000" w:rsidP="00000000" w:rsidRDefault="00000000" w:rsidRPr="00000000" w14:paraId="00000328">
      <w:pPr>
        <w:pStyle w:val="Heading1"/>
        <w:keepNext w:val="1"/>
        <w:keepLines w:val="1"/>
        <w:spacing w:after="120" w:before="400" w:lineRule="auto"/>
        <w:rPr>
          <w:vertAlign w:val="baseline"/>
        </w:rPr>
      </w:pPr>
      <w:bookmarkStart w:colFirst="0" w:colLast="0" w:name="_heading=h.z337ya" w:id="37"/>
      <w:bookmarkEnd w:id="37"/>
      <w:r w:rsidDel="00000000" w:rsidR="00000000" w:rsidRPr="00000000">
        <w:rPr>
          <w:vertAlign w:val="baseline"/>
          <w:rtl w:val="0"/>
        </w:rPr>
        <w:t xml:space="preserve">8 TECNOLOGIAS</w:t>
      </w:r>
    </w:p>
    <w:p w:rsidR="00000000" w:rsidDel="00000000" w:rsidP="00000000" w:rsidRDefault="00000000" w:rsidRPr="00000000" w14:paraId="00000329">
      <w:pPr>
        <w:ind w:left="0" w:firstLine="720"/>
        <w:rPr/>
      </w:pPr>
      <w:r w:rsidDel="00000000" w:rsidR="00000000" w:rsidRPr="00000000">
        <w:rPr>
          <w:rtl w:val="0"/>
        </w:rPr>
        <w:t xml:space="preserve">No projeto de desenvolvimento de software, utilizamos diversas tecnologias e softwares para garantir eficiência e robustez. O framework Django foi a espinha dorsal do desenvolvimento, permitindo-nos construir uma aplicação web rápida e escalável. Para o ambiente de desenvolvimento, usamos o Visual Studio Code (VSCode), que proporcionou uma interface amigável e recursos avançados de edição de código. Entre as bibliotecas integradas ao Django, destacam-se asgiref na versão 3.8.1, essencial para o suporte a servidores assíncronos; crispy-</w:t>
      </w:r>
      <w:r w:rsidDel="00000000" w:rsidR="00000000" w:rsidRPr="00000000">
        <w:rPr>
          <w:rtl w:val="0"/>
        </w:rPr>
        <w:t xml:space="preserve">bootstrap5</w:t>
      </w:r>
      <w:r w:rsidDel="00000000" w:rsidR="00000000" w:rsidRPr="00000000">
        <w:rPr>
          <w:rtl w:val="0"/>
        </w:rPr>
        <w:t xml:space="preserve"> na versão 2024.2 e django-crispy-forms na versão 2.1, que facilitaram a criação de interfaces de usuário elegantes e responsivas; </w:t>
      </w:r>
      <w:r w:rsidDel="00000000" w:rsidR="00000000" w:rsidRPr="00000000">
        <w:rPr>
          <w:rtl w:val="0"/>
        </w:rPr>
        <w:t xml:space="preserve">sqlparse</w:t>
      </w:r>
      <w:r w:rsidDel="00000000" w:rsidR="00000000" w:rsidRPr="00000000">
        <w:rPr>
          <w:rtl w:val="0"/>
        </w:rPr>
        <w:t xml:space="preserve"> na versão 0.5.0, que aprimorou o tratamento de consultas SQL; e tzdata na versão 2024.1, garantindo a precisão no gerenciamento de fusos horários. Essas ferramentas e bibliotecas foram fundamentais para o sucesso do projeto, proporcionando uma base sólida e funcionalidades avançadas para o desenvolvimento da aplicação.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pStyle w:val="Heading1"/>
        <w:keepNext w:val="1"/>
        <w:keepLines w:val="1"/>
        <w:spacing w:after="120" w:before="400" w:lineRule="auto"/>
        <w:rPr>
          <w:vertAlign w:val="baseline"/>
        </w:rPr>
      </w:pPr>
      <w:bookmarkStart w:colFirst="0" w:colLast="0" w:name="_heading=h.2xcytpi" w:id="38"/>
      <w:bookmarkEnd w:id="38"/>
      <w:r w:rsidDel="00000000" w:rsidR="00000000" w:rsidRPr="00000000">
        <w:rPr>
          <w:vertAlign w:val="baseline"/>
          <w:rtl w:val="0"/>
        </w:rPr>
        <w:t xml:space="preserve">9 ESCOPO DA PROTOTIPAÇÃO</w:t>
      </w:r>
    </w:p>
    <w:p w:rsidR="00000000" w:rsidDel="00000000" w:rsidP="00000000" w:rsidRDefault="00000000" w:rsidRPr="00000000" w14:paraId="0000032C">
      <w:pPr>
        <w:ind w:left="0" w:firstLine="0"/>
        <w:rPr/>
      </w:pPr>
      <w:r w:rsidDel="00000000" w:rsidR="00000000" w:rsidRPr="00000000">
        <w:rPr>
          <w:rtl w:val="0"/>
        </w:rPr>
        <w:t xml:space="preserve">A prototipação do sistema incluirá:</w:t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Tela de Login: Autenticação de usuários com diferentes níveis de acesso.</w:t>
      </w:r>
    </w:p>
    <w:p w:rsidR="00000000" w:rsidDel="00000000" w:rsidP="00000000" w:rsidRDefault="00000000" w:rsidRPr="00000000" w14:paraId="0000032E">
      <w:pPr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18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– Tela de login.</w:t>
      </w:r>
    </w:p>
    <w:p w:rsidR="00000000" w:rsidDel="00000000" w:rsidP="00000000" w:rsidRDefault="00000000" w:rsidRPr="00000000" w14:paraId="0000032F">
      <w:pPr>
        <w:ind w:left="0" w:firstLine="0"/>
        <w:jc w:val="center"/>
        <w:rPr/>
      </w:pPr>
      <w:r w:rsidDel="00000000" w:rsidR="00000000" w:rsidRPr="00000000">
        <w:rPr/>
        <w:drawing>
          <wp:inline distB="0" distT="0" distL="114300" distR="114300">
            <wp:extent cx="4320000" cy="2834776"/>
            <wp:effectExtent b="0" l="0" r="0" t="0"/>
            <wp:docPr id="20663725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34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Fonte: Autoria própria, 2024.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Interface de vendas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338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pacing w:after="100" w:before="100" w:line="360" w:lineRule="auto"/>
        <w:ind w:left="0" w:right="0" w:firstLine="708"/>
        <w:jc w:val="center"/>
        <w:rPr>
          <w:rFonts w:ascii="Times New Roman" w:cs="Times New Roman" w:eastAsia="Times New Roman" w:hAnsi="Times New Roman"/>
          <w:b w:val="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19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– </w:t>
      </w:r>
      <w:r w:rsidDel="00000000" w:rsidR="00000000" w:rsidRPr="00000000">
        <w:rPr>
          <w:sz w:val="20"/>
          <w:szCs w:val="20"/>
          <w:rtl w:val="0"/>
        </w:rPr>
        <w:t xml:space="preserve">Interface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 de vendas.</w:t>
      </w:r>
    </w:p>
    <w:p w:rsidR="00000000" w:rsidDel="00000000" w:rsidP="00000000" w:rsidRDefault="00000000" w:rsidRPr="00000000" w14:paraId="0000033A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1045" cy="4432300"/>
            <wp:effectExtent b="0" l="0" r="0" t="0"/>
            <wp:docPr id="2066372502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1045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ind w:left="0" w:firstLine="0"/>
        <w:jc w:val="center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Fonte: Autoria própria, 2024.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ind w:firstLine="0"/>
        <w:jc w:val="center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Figura 20 </w:t>
      </w:r>
      <w:r w:rsidDel="00000000" w:rsidR="00000000" w:rsidRPr="00000000">
        <w:rPr>
          <w:sz w:val="20"/>
          <w:szCs w:val="20"/>
          <w:rtl w:val="0"/>
        </w:rPr>
        <w:t xml:space="preserve">– Adicionar produtos.</w:t>
      </w:r>
    </w:p>
    <w:p w:rsidR="00000000" w:rsidDel="00000000" w:rsidP="00000000" w:rsidRDefault="00000000" w:rsidRPr="00000000" w14:paraId="0000033E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1045" cy="4559300"/>
            <wp:effectExtent b="0" l="0" r="0" t="0"/>
            <wp:docPr id="2066372503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1045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ind w:firstLine="0"/>
        <w:jc w:val="center"/>
        <w:rPr/>
      </w:pPr>
      <w:r w:rsidDel="00000000" w:rsidR="00000000" w:rsidRPr="00000000">
        <w:rPr>
          <w:sz w:val="20"/>
          <w:szCs w:val="20"/>
          <w:rtl w:val="0"/>
        </w:rPr>
        <w:t xml:space="preserve">Fonte: Autoria própria, 2024.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Interface de gerenciamento de funcionários.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ind w:left="0" w:firstLine="0"/>
        <w:jc w:val="center"/>
        <w:rPr>
          <w:rFonts w:ascii="Times New Roman" w:cs="Times New Roman" w:eastAsia="Times New Roman" w:hAnsi="Times New Roman"/>
          <w:b w:val="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Figura 21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– </w:t>
      </w:r>
      <w:r w:rsidDel="00000000" w:rsidR="00000000" w:rsidRPr="00000000">
        <w:rPr>
          <w:sz w:val="20"/>
          <w:szCs w:val="20"/>
          <w:rtl w:val="0"/>
        </w:rPr>
        <w:t xml:space="preserve">Interface de funcionários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35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1045" cy="3594100"/>
            <wp:effectExtent b="0" l="0" r="0" t="0"/>
            <wp:docPr id="2066372498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1045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ind w:left="0" w:firstLine="0"/>
        <w:jc w:val="center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Fonte: Autoria própria, 2024.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ind w:left="0" w:firstLine="0"/>
        <w:jc w:val="center"/>
        <w:rPr>
          <w:rFonts w:ascii="Times New Roman" w:cs="Times New Roman" w:eastAsia="Times New Roman" w:hAnsi="Times New Roman"/>
          <w:b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ind w:firstLine="0"/>
        <w:jc w:val="center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Figura 22 </w:t>
      </w:r>
      <w:r w:rsidDel="00000000" w:rsidR="00000000" w:rsidRPr="00000000">
        <w:rPr>
          <w:sz w:val="20"/>
          <w:szCs w:val="20"/>
          <w:rtl w:val="0"/>
        </w:rPr>
        <w:t xml:space="preserve">– Cadastrar funcionário.</w:t>
      </w:r>
    </w:p>
    <w:p w:rsidR="00000000" w:rsidDel="00000000" w:rsidP="00000000" w:rsidRDefault="00000000" w:rsidRPr="00000000" w14:paraId="0000036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1045" cy="4254500"/>
            <wp:effectExtent b="0" l="0" r="0" t="0"/>
            <wp:docPr id="2066372513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1045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ind w:left="0" w:firstLine="0"/>
        <w:jc w:val="center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Fonte: Autoria própria, 2024.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Figura 23 </w:t>
      </w:r>
      <w:r w:rsidDel="00000000" w:rsidR="00000000" w:rsidRPr="00000000">
        <w:rPr>
          <w:sz w:val="20"/>
          <w:szCs w:val="20"/>
          <w:rtl w:val="0"/>
        </w:rPr>
        <w:t xml:space="preserve">– Editar funcionário.</w:t>
      </w:r>
    </w:p>
    <w:p w:rsidR="00000000" w:rsidDel="00000000" w:rsidP="00000000" w:rsidRDefault="00000000" w:rsidRPr="00000000" w14:paraId="00000365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1045" cy="4292600"/>
            <wp:effectExtent b="0" l="0" r="0" t="0"/>
            <wp:docPr id="2066372519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1045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ind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Fonte: Autoria própria, 2024.</w:t>
      </w:r>
    </w:p>
    <w:p w:rsidR="00000000" w:rsidDel="00000000" w:rsidP="00000000" w:rsidRDefault="00000000" w:rsidRPr="00000000" w14:paraId="00000367">
      <w:pPr>
        <w:ind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ind w:firstLine="0"/>
        <w:jc w:val="center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Figura 24 </w:t>
      </w:r>
      <w:r w:rsidDel="00000000" w:rsidR="00000000" w:rsidRPr="00000000">
        <w:rPr>
          <w:sz w:val="20"/>
          <w:szCs w:val="20"/>
          <w:rtl w:val="0"/>
        </w:rPr>
        <w:t xml:space="preserve">– Exclusão de funcionários.</w:t>
      </w:r>
    </w:p>
    <w:p w:rsidR="00000000" w:rsidDel="00000000" w:rsidP="00000000" w:rsidRDefault="00000000" w:rsidRPr="00000000" w14:paraId="00000369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1045" cy="3632200"/>
            <wp:effectExtent b="0" l="0" r="0" t="0"/>
            <wp:docPr id="2066372515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1045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ind w:firstLine="0"/>
        <w:jc w:val="center"/>
        <w:rPr/>
      </w:pPr>
      <w:r w:rsidDel="00000000" w:rsidR="00000000" w:rsidRPr="00000000">
        <w:rPr>
          <w:sz w:val="20"/>
          <w:szCs w:val="20"/>
          <w:rtl w:val="0"/>
        </w:rPr>
        <w:t xml:space="preserve">Fonte: Autoria própria, 2024.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ind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Gerenciamento de Estoque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78">
      <w:pPr>
        <w:ind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ind w:firstLine="0"/>
        <w:jc w:val="center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Figura 25 </w:t>
      </w:r>
      <w:r w:rsidDel="00000000" w:rsidR="00000000" w:rsidRPr="00000000">
        <w:rPr>
          <w:sz w:val="20"/>
          <w:szCs w:val="20"/>
          <w:rtl w:val="0"/>
        </w:rPr>
        <w:t xml:space="preserve">– Gerenciamento de estoque.</w:t>
      </w:r>
    </w:p>
    <w:p w:rsidR="00000000" w:rsidDel="00000000" w:rsidP="00000000" w:rsidRDefault="00000000" w:rsidRPr="00000000" w14:paraId="0000037A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1045" cy="3505200"/>
            <wp:effectExtent b="0" l="0" r="0" t="0"/>
            <wp:docPr id="2066372505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1045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ind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Fonte: Autoria própria, 2024.</w:t>
      </w:r>
    </w:p>
    <w:p w:rsidR="00000000" w:rsidDel="00000000" w:rsidP="00000000" w:rsidRDefault="00000000" w:rsidRPr="00000000" w14:paraId="0000037C">
      <w:pPr>
        <w:ind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ind w:firstLine="0"/>
        <w:jc w:val="center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Figura 26 </w:t>
      </w:r>
      <w:r w:rsidDel="00000000" w:rsidR="00000000" w:rsidRPr="00000000">
        <w:rPr>
          <w:sz w:val="20"/>
          <w:szCs w:val="20"/>
          <w:rtl w:val="0"/>
        </w:rPr>
        <w:t xml:space="preserve">– Interface de produtos.</w:t>
      </w:r>
    </w:p>
    <w:p w:rsidR="00000000" w:rsidDel="00000000" w:rsidP="00000000" w:rsidRDefault="00000000" w:rsidRPr="00000000" w14:paraId="0000037E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1045" cy="4254500"/>
            <wp:effectExtent b="0" l="0" r="0" t="0"/>
            <wp:docPr id="2066372520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1045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ind w:firstLine="0"/>
        <w:jc w:val="center"/>
        <w:rPr/>
      </w:pPr>
      <w:r w:rsidDel="00000000" w:rsidR="00000000" w:rsidRPr="00000000">
        <w:rPr>
          <w:sz w:val="20"/>
          <w:szCs w:val="20"/>
          <w:rtl w:val="0"/>
        </w:rPr>
        <w:t xml:space="preserve">Fonte: Autoria própria, 2024.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ind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36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pStyle w:val="Heading1"/>
        <w:keepNext w:val="1"/>
        <w:keepLines w:val="1"/>
        <w:spacing w:after="120" w:before="400" w:lineRule="auto"/>
        <w:ind w:left="0" w:firstLine="720"/>
        <w:rPr>
          <w:vertAlign w:val="baseline"/>
        </w:rPr>
      </w:pPr>
      <w:bookmarkStart w:colFirst="0" w:colLast="0" w:name="_heading=h.1ci93xb" w:id="39"/>
      <w:bookmarkEnd w:id="39"/>
      <w:r w:rsidDel="00000000" w:rsidR="00000000" w:rsidRPr="00000000">
        <w:rPr>
          <w:vertAlign w:val="baseline"/>
          <w:rtl w:val="0"/>
        </w:rPr>
        <w:t xml:space="preserve">10 CONCLUSÃO</w:t>
      </w:r>
    </w:p>
    <w:p w:rsidR="00000000" w:rsidDel="00000000" w:rsidP="00000000" w:rsidRDefault="00000000" w:rsidRPr="00000000" w14:paraId="0000038B">
      <w:pPr>
        <w:ind w:left="0" w:firstLine="720"/>
        <w:rPr/>
      </w:pPr>
      <w:r w:rsidDel="00000000" w:rsidR="00000000" w:rsidRPr="00000000">
        <w:rPr>
          <w:rtl w:val="0"/>
        </w:rPr>
        <w:t xml:space="preserve">O desenvolvimento deste Sistema de Gerenciamento de Estoque de Farmácia visa fornecer uma solução completa e eficiente para o gerenciamento de produtos farmacêuticos, vendas e informações dos clientes. A implementação das funcionalidades descritas garantirá um controle rigoroso do estoque e das transações financeiras, com segurança e facilidade de uso para os funcionários da farmácia.</w:t>
      </w:r>
    </w:p>
    <w:p w:rsidR="00000000" w:rsidDel="00000000" w:rsidP="00000000" w:rsidRDefault="00000000" w:rsidRPr="00000000" w14:paraId="0000038C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pStyle w:val="Heading1"/>
        <w:keepNext w:val="1"/>
        <w:keepLines w:val="1"/>
        <w:spacing w:after="120" w:before="400" w:lineRule="auto"/>
        <w:rPr>
          <w:vertAlign w:val="baseline"/>
        </w:rPr>
      </w:pPr>
      <w:bookmarkStart w:colFirst="0" w:colLast="0" w:name="_heading=h.3whwml4" w:id="40"/>
      <w:bookmarkEnd w:id="40"/>
      <w:r w:rsidDel="00000000" w:rsidR="00000000" w:rsidRPr="00000000">
        <w:rPr>
          <w:vertAlign w:val="baseline"/>
          <w:rtl w:val="0"/>
        </w:rPr>
        <w:t xml:space="preserve">11 REFERÊNCIAS</w:t>
      </w:r>
    </w:p>
    <w:p w:rsidR="00000000" w:rsidDel="00000000" w:rsidP="00000000" w:rsidRDefault="00000000" w:rsidRPr="00000000" w14:paraId="000003A1">
      <w:pPr>
        <w:ind w:left="0" w:firstLine="0"/>
        <w:jc w:val="both"/>
        <w:rPr>
          <w:b w:val="0"/>
        </w:rPr>
      </w:pPr>
      <w:r w:rsidDel="00000000" w:rsidR="00000000" w:rsidRPr="00000000">
        <w:rPr>
          <w:b w:val="0"/>
          <w:rtl w:val="0"/>
        </w:rPr>
        <w:t xml:space="preserve">Sommerville, Ian. "Software Engineering." Pearson, 2015.</w:t>
      </w:r>
    </w:p>
    <w:p w:rsidR="00000000" w:rsidDel="00000000" w:rsidP="00000000" w:rsidRDefault="00000000" w:rsidRPr="00000000" w14:paraId="000003A2">
      <w:pPr>
        <w:ind w:left="0" w:firstLine="0"/>
        <w:jc w:val="both"/>
        <w:rPr/>
      </w:pPr>
      <w:r w:rsidDel="00000000" w:rsidR="00000000" w:rsidRPr="00000000">
        <w:rPr>
          <w:b w:val="0"/>
          <w:rtl w:val="0"/>
        </w:rPr>
        <w:t xml:space="preserve">Pressman, Roger S. "Software Engineering: A Practitioner's Approach." McGraw-Hill Education, 2014.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ind w:left="0" w:firstLine="0"/>
        <w:jc w:val="both"/>
        <w:rPr/>
      </w:pPr>
      <w:r w:rsidDel="00000000" w:rsidR="00000000" w:rsidRPr="00000000">
        <w:rPr>
          <w:b w:val="0"/>
          <w:rtl w:val="0"/>
        </w:rPr>
        <w:t xml:space="preserve">Gamma, Erich, et al. "Design Patterns: Elements of Reusable Object-Oriented Software." Addison-Wesley, 1994.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ind w:left="0" w:firstLine="0"/>
        <w:jc w:val="both"/>
        <w:rPr/>
      </w:pPr>
      <w:bookmarkStart w:colFirst="0" w:colLast="0" w:name="_heading=h.2bn6wsx" w:id="41"/>
      <w:bookmarkEnd w:id="41"/>
      <w:r w:rsidDel="00000000" w:rsidR="00000000" w:rsidRPr="00000000">
        <w:rPr>
          <w:b w:val="0"/>
          <w:rtl w:val="0"/>
        </w:rPr>
        <w:t xml:space="preserve">Henneman, Todd. "Building Secure and Reliable Systems: Best Practices for Designing, Implementing, and Maintaining Systems." O'Reilly Media, 2020.</w:t>
      </w:r>
      <w:r w:rsidDel="00000000" w:rsidR="00000000" w:rsidRPr="00000000">
        <w:rPr>
          <w:rtl w:val="0"/>
        </w:rPr>
      </w:r>
    </w:p>
    <w:sectPr>
      <w:headerReference r:id="rId34" w:type="default"/>
      <w:headerReference r:id="rId35" w:type="first"/>
      <w:footerReference r:id="rId36" w:type="default"/>
      <w:footerReference r:id="rId37" w:type="first"/>
      <w:pgSz w:h="16838" w:w="11906" w:orient="portrait"/>
      <w:pgMar w:bottom="1133" w:top="1700" w:left="1700" w:right="1133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A7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A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A5">
    <w:pPr>
      <w:ind w:left="0" w:firstLine="0"/>
      <w:jc w:val="lef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A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100" w:line="240" w:lineRule="auto"/>
      <w:ind w:left="0" w:right="0" w:firstLine="708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upp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>
        <w:spacing w:after="100" w:before="100" w:line="360" w:lineRule="auto"/>
        <w:ind w:firstLine="708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400" w:lineRule="auto"/>
      <w:ind w:firstLine="0"/>
      <w:jc w:val="left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400" w:lineRule="auto"/>
      <w:ind w:firstLine="0"/>
      <w:jc w:val="left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240" w:lineRule="auto"/>
      <w:ind w:firstLine="0"/>
      <w:jc w:val="center"/>
    </w:pPr>
    <w:rPr/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400" w:lineRule="auto"/>
      <w:ind w:firstLine="0"/>
      <w:jc w:val="left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400" w:lineRule="auto"/>
      <w:ind w:firstLine="0"/>
      <w:jc w:val="left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240" w:lineRule="auto"/>
      <w:ind w:firstLine="0"/>
      <w:jc w:val="center"/>
    </w:pPr>
    <w:rPr/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b w:val="1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400"/>
      <w:ind w:firstLine="0"/>
      <w:jc w:val="left"/>
      <w:outlineLvl w:val="1"/>
    </w:pPr>
    <w:rPr>
      <w:b w:val="1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400"/>
      <w:ind w:firstLine="0"/>
      <w:jc w:val="left"/>
      <w:outlineLvl w:val="2"/>
    </w:pPr>
    <w:rPr>
      <w:b w:val="1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  <w:sz w:val="22"/>
      <w:szCs w:val="22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Normal Table0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line="240" w:lineRule="auto"/>
      <w:ind w:firstLine="0"/>
      <w:jc w:val="center"/>
    </w:p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before="193" w:line="240" w:lineRule="auto"/>
      <w:ind w:left="3968" w:right="994" w:firstLine="0"/>
    </w:pPr>
    <w:rPr>
      <w:sz w:val="20"/>
      <w:szCs w:val="20"/>
    </w:rPr>
  </w:style>
  <w:style w:type="paragraph" w:styleId="ListParagraph">
    <w:name w:val="List Paragraph"/>
    <w:basedOn w:val="Normal"/>
    <w:uiPriority w:val="34"/>
    <w:qFormat w:val="1"/>
    <w:pPr>
      <w:ind w:left="720"/>
      <w:contextualSpacing w:val="1"/>
    </w:pPr>
  </w:style>
  <w:style w:type="table" w:styleId="TableGrid">
    <w:name w:val="Table Grid"/>
    <w:basedOn w:val="Tabelanormal"/>
    <w:uiPriority w:val="59"/>
    <w:rsid w:val="00FB4123"/>
    <w:pPr>
      <w:spacing w:after="0" w:line="240" w:lineRule="auto"/>
    </w:pPr>
    <w:tblPr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HeaderChar" w:customStyle="1">
    <w:name w:val="Header Char"/>
    <w:basedOn w:val="Fontepargpadro"/>
    <w:link w:val="Header"/>
    <w:uiPriority w:val="99"/>
  </w:style>
  <w:style w:type="paragraph" w:styleId="Header">
    <w:name w:val="header"/>
    <w:basedOn w:val="Normal"/>
    <w:link w:val="HeaderChar"/>
    <w:uiPriority w:val="99"/>
    <w:unhideWhenUsed w:val="1"/>
    <w:pPr>
      <w:tabs>
        <w:tab w:val="center" w:pos="4680"/>
        <w:tab w:val="right" w:pos="9360"/>
      </w:tabs>
      <w:spacing w:after="0" w:line="240" w:lineRule="auto"/>
    </w:pPr>
  </w:style>
  <w:style w:type="paragraph" w:styleId="Subtitulo" w:customStyle="1">
    <w:name w:val="Subtitulo"/>
    <w:basedOn w:val="Normal"/>
    <w:link w:val="SubtituloChar"/>
    <w:uiPriority w:val="1"/>
    <w:qFormat w:val="1"/>
    <w:rsid w:val="4600CAA3"/>
    <w:pPr>
      <w:spacing w:after="100" w:before="100" w:line="360" w:lineRule="auto"/>
      <w:ind w:left="0" w:hanging="0" w:firstLine="708"/>
      <w:jc w:val="both"/>
    </w:pPr>
    <w:rPr>
      <w:rFonts w:ascii="Times New Roman" w:cs="Times New Roman" w:eastAsia="Times New Roman" w:hAnsi="Times New Roman"/>
      <w:b w:val="1"/>
      <w:bCs w:val="1"/>
      <w:sz w:val="24"/>
      <w:szCs w:val="24"/>
      <w:lang w:bidi="ar-SA" w:eastAsia="ja-JP" w:val="pt-BR"/>
    </w:rPr>
  </w:style>
  <w:style w:type="paragraph" w:styleId="Subtitulo2" w:customStyle="1">
    <w:name w:val="Subtitulo 2"/>
    <w:basedOn w:val="Normal"/>
    <w:link w:val="Subtitulo2Char"/>
    <w:uiPriority w:val="1"/>
    <w:qFormat w:val="1"/>
    <w:rsid w:val="4600CAA3"/>
    <w:pPr>
      <w:spacing w:after="0" w:afterAutospacing="0" w:before="0" w:beforeAutospacing="0" w:line="360" w:lineRule="auto"/>
      <w:ind w:firstLine="0"/>
      <w:jc w:val="both"/>
    </w:pPr>
    <w:rPr>
      <w:rFonts w:ascii="Times New Roman" w:cs="Times New Roman" w:eastAsia="Times New Roman" w:hAnsi="Times New Roman"/>
      <w:b w:val="1"/>
      <w:bCs w:val="1"/>
      <w:sz w:val="24"/>
      <w:szCs w:val="24"/>
      <w:lang w:bidi="ar-SA" w:eastAsia="ja-JP" w:val="pt-BR"/>
    </w:rPr>
  </w:style>
  <w:style w:type="paragraph" w:styleId="Tituloprinc" w:customStyle="1">
    <w:name w:val="Titulo princ"/>
    <w:basedOn w:val="Normal"/>
    <w:link w:val="TituloprincChar"/>
    <w:uiPriority w:val="1"/>
    <w:qFormat w:val="1"/>
    <w:rsid w:val="4600CAA3"/>
    <w:pPr>
      <w:spacing w:after="100" w:before="100" w:line="360" w:lineRule="auto"/>
      <w:ind w:left="0" w:hanging="0" w:firstLine="708"/>
      <w:contextualSpacing w:val="1"/>
      <w:jc w:val="left"/>
    </w:pPr>
    <w:rPr>
      <w:rFonts w:ascii="Times New Roman" w:cs="Times New Roman" w:eastAsia="Times New Roman" w:hAnsi="Times New Roman"/>
      <w:b w:val="1"/>
      <w:bCs w:val="1"/>
      <w:sz w:val="24"/>
      <w:szCs w:val="24"/>
      <w:lang w:bidi="ar-SA" w:eastAsia="ja-JP" w:val="pt-BR"/>
    </w:rPr>
  </w:style>
  <w:style w:type="character" w:styleId="TituloprincChar" w:customStyle="1">
    <w:name w:val="Titulo princ Char"/>
    <w:basedOn w:val="Fontepargpadro"/>
    <w:link w:val="Tituloprinc"/>
    <w:rsid w:val="4600CAA3"/>
    <w:rPr>
      <w:rFonts w:ascii="Times New Roman" w:cs="Times New Roman" w:eastAsia="Times New Roman" w:hAnsi="Times New Roman"/>
      <w:b w:val="1"/>
      <w:bCs w:val="1"/>
      <w:sz w:val="24"/>
      <w:szCs w:val="24"/>
      <w:lang w:bidi="ar-SA" w:eastAsia="ja-JP" w:val="pt-BR"/>
    </w:rPr>
  </w:style>
  <w:style w:type="character" w:styleId="SubtituloChar" w:customStyle="1">
    <w:name w:val="Subtitulo Char"/>
    <w:basedOn w:val="Fontepargpadro"/>
    <w:link w:val="Subtitulo"/>
    <w:rsid w:val="4600CAA3"/>
    <w:rPr>
      <w:rFonts w:ascii="Times New Roman" w:cs="Times New Roman" w:eastAsia="Times New Roman" w:hAnsi="Times New Roman"/>
      <w:b w:val="1"/>
      <w:bCs w:val="1"/>
      <w:sz w:val="24"/>
      <w:szCs w:val="24"/>
      <w:lang w:bidi="ar-SA" w:eastAsia="ja-JP" w:val="pt-BR"/>
    </w:rPr>
  </w:style>
  <w:style w:type="character" w:styleId="Subtitulo2Char" w:customStyle="1">
    <w:name w:val="Subtitulo 2 Char"/>
    <w:basedOn w:val="Fontepargpadro"/>
    <w:link w:val="Subtitulo2"/>
    <w:rsid w:val="4600CAA3"/>
    <w:rPr>
      <w:rFonts w:ascii="Times New Roman" w:cs="Times New Roman" w:eastAsia="Times New Roman" w:hAnsi="Times New Roman"/>
      <w:b w:val="1"/>
      <w:bCs w:val="1"/>
      <w:sz w:val="24"/>
      <w:szCs w:val="24"/>
      <w:lang w:bidi="ar-SA" w:eastAsia="ja-JP" w:val="pt-BR"/>
    </w:rPr>
  </w:style>
  <w:style w:type="character" w:styleId="Hyperlink">
    <w:name w:val="Hyperlink"/>
    <w:basedOn w:val="Fontepargpadro"/>
    <w:uiPriority w:val="99"/>
    <w:unhideWhenUsed w:val="1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 w:val="1"/>
    <w:uiPriority w:val="39"/>
    <w:unhideWhenUsed w:val="1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pPr>
      <w:spacing w:after="100"/>
      <w:ind w:left="220"/>
    </w:pPr>
  </w:style>
  <w:style w:type="paragraph" w:styleId="Subtitle">
    <w:name w:val="Subtitle"/>
    <w:basedOn w:val="Normal"/>
    <w:next w:val="Normal"/>
    <w:pPr>
      <w:keepNext w:val="1"/>
      <w:keepLines w:val="1"/>
      <w:spacing w:before="193" w:line="240" w:lineRule="auto"/>
      <w:ind w:left="3968" w:right="994" w:firstLine="0"/>
    </w:pPr>
    <w:rPr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spacing w:before="193" w:line="240" w:lineRule="auto"/>
      <w:ind w:left="3968" w:right="994" w:firstLine="0"/>
    </w:pPr>
    <w:rPr>
      <w:sz w:val="20"/>
      <w:szCs w:val="2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jpg"/><Relationship Id="rId22" Type="http://schemas.openxmlformats.org/officeDocument/2006/relationships/image" Target="media/image3.jpg"/><Relationship Id="rId21" Type="http://schemas.openxmlformats.org/officeDocument/2006/relationships/image" Target="media/image9.jpg"/><Relationship Id="rId24" Type="http://schemas.openxmlformats.org/officeDocument/2006/relationships/image" Target="media/image13.jpg"/><Relationship Id="rId23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jpg"/><Relationship Id="rId26" Type="http://schemas.openxmlformats.org/officeDocument/2006/relationships/image" Target="media/image23.jpg"/><Relationship Id="rId25" Type="http://schemas.openxmlformats.org/officeDocument/2006/relationships/image" Target="media/image18.png"/><Relationship Id="rId28" Type="http://schemas.openxmlformats.org/officeDocument/2006/relationships/image" Target="media/image20.jpg"/><Relationship Id="rId27" Type="http://schemas.openxmlformats.org/officeDocument/2006/relationships/image" Target="media/image21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6.jpg"/><Relationship Id="rId7" Type="http://schemas.openxmlformats.org/officeDocument/2006/relationships/image" Target="media/image2.png"/><Relationship Id="rId8" Type="http://schemas.openxmlformats.org/officeDocument/2006/relationships/image" Target="media/image17.jpg"/><Relationship Id="rId31" Type="http://schemas.openxmlformats.org/officeDocument/2006/relationships/image" Target="media/image24.jpg"/><Relationship Id="rId30" Type="http://schemas.openxmlformats.org/officeDocument/2006/relationships/image" Target="media/image25.jpg"/><Relationship Id="rId11" Type="http://schemas.openxmlformats.org/officeDocument/2006/relationships/image" Target="media/image7.png"/><Relationship Id="rId33" Type="http://schemas.openxmlformats.org/officeDocument/2006/relationships/image" Target="media/image27.jpg"/><Relationship Id="rId10" Type="http://schemas.openxmlformats.org/officeDocument/2006/relationships/image" Target="media/image16.jpg"/><Relationship Id="rId32" Type="http://schemas.openxmlformats.org/officeDocument/2006/relationships/image" Target="media/image22.jpg"/><Relationship Id="rId13" Type="http://schemas.openxmlformats.org/officeDocument/2006/relationships/image" Target="media/image6.jpg"/><Relationship Id="rId35" Type="http://schemas.openxmlformats.org/officeDocument/2006/relationships/header" Target="header2.xml"/><Relationship Id="rId12" Type="http://schemas.openxmlformats.org/officeDocument/2006/relationships/image" Target="media/image10.jpg"/><Relationship Id="rId34" Type="http://schemas.openxmlformats.org/officeDocument/2006/relationships/header" Target="header1.xml"/><Relationship Id="rId15" Type="http://schemas.openxmlformats.org/officeDocument/2006/relationships/image" Target="media/image12.jpg"/><Relationship Id="rId37" Type="http://schemas.openxmlformats.org/officeDocument/2006/relationships/footer" Target="footer2.xml"/><Relationship Id="rId14" Type="http://schemas.openxmlformats.org/officeDocument/2006/relationships/image" Target="media/image1.jpg"/><Relationship Id="rId36" Type="http://schemas.openxmlformats.org/officeDocument/2006/relationships/footer" Target="footer1.xml"/><Relationship Id="rId17" Type="http://schemas.openxmlformats.org/officeDocument/2006/relationships/image" Target="media/image11.jpg"/><Relationship Id="rId16" Type="http://schemas.openxmlformats.org/officeDocument/2006/relationships/image" Target="media/image14.jpg"/><Relationship Id="rId19" Type="http://schemas.openxmlformats.org/officeDocument/2006/relationships/image" Target="media/image19.jpg"/><Relationship Id="rId1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AhcUYhzfk7W7SX9o8UW0b+xlo8w==">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2024-05-31T01:02:00.0000000Z</dcterms:created>
</cp:coreProperties>
</file>